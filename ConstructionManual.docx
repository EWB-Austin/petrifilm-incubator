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3F528" w14:textId="77777777" w:rsidR="008440B0" w:rsidRPr="0027128C" w:rsidRDefault="003F1879" w:rsidP="0027128C">
      <w:pPr>
        <w:jc w:val="center"/>
        <w:rPr>
          <w:rFonts w:cs="Helvetica"/>
          <w:color w:val="333333"/>
          <w:sz w:val="30"/>
          <w:szCs w:val="30"/>
          <w:shd w:val="clear" w:color="auto" w:fill="FFFFFF"/>
        </w:rPr>
      </w:pPr>
      <w:r>
        <w:rPr>
          <w:noProof/>
        </w:rPr>
        <mc:AlternateContent>
          <mc:Choice Requires="wps">
            <w:drawing>
              <wp:anchor distT="0" distB="0" distL="114300" distR="114300" simplePos="0" relativeHeight="251667456" behindDoc="0" locked="0" layoutInCell="1" allowOverlap="1" wp14:anchorId="25B45EDA" wp14:editId="29F01A46">
                <wp:simplePos x="0" y="0"/>
                <wp:positionH relativeFrom="column">
                  <wp:posOffset>1341120</wp:posOffset>
                </wp:positionH>
                <wp:positionV relativeFrom="paragraph">
                  <wp:posOffset>-226060</wp:posOffset>
                </wp:positionV>
                <wp:extent cx="5229225" cy="738251"/>
                <wp:effectExtent l="0" t="0" r="0" b="0"/>
                <wp:wrapNone/>
                <wp:docPr id="8" name="Text Box 8"/>
                <wp:cNvGraphicFramePr/>
                <a:graphic xmlns:a="http://schemas.openxmlformats.org/drawingml/2006/main">
                  <a:graphicData uri="http://schemas.microsoft.com/office/word/2010/wordprocessingShape">
                    <wps:wsp>
                      <wps:cNvSpPr txBox="1"/>
                      <wps:spPr>
                        <a:xfrm>
                          <a:off x="0" y="0"/>
                          <a:ext cx="5229225" cy="738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D7EC2" w14:textId="2D436BCA" w:rsidR="00422DF2" w:rsidRPr="00711B42" w:rsidRDefault="00422DF2" w:rsidP="0027128C">
                            <w:pPr>
                              <w:jc w:val="center"/>
                              <w:rPr>
                                <w:rFonts w:cstheme="minorHAnsi"/>
                                <w:color w:val="FFFFFF" w:themeColor="background1"/>
                                <w:sz w:val="36"/>
                              </w:rPr>
                            </w:pPr>
                            <w:r>
                              <w:rPr>
                                <w:rFonts w:cstheme="minorHAnsi"/>
                                <w:color w:val="FFFFFF" w:themeColor="background1"/>
                                <w:sz w:val="36"/>
                              </w:rPr>
                              <w:t>Construction of Armadillo V1.0: A Low-Cost Incubator for Off-Grid Water Quality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45EDA" id="_x0000_t202" coordsize="21600,21600" o:spt="202" path="m,l,21600r21600,l21600,xe">
                <v:stroke joinstyle="miter"/>
                <v:path gradientshapeok="t" o:connecttype="rect"/>
              </v:shapetype>
              <v:shape id="Text Box 8" o:spid="_x0000_s1026" type="#_x0000_t202" style="position:absolute;left:0;text-align:left;margin-left:105.6pt;margin-top:-17.8pt;width:411.75pt;height:5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" filled="f" stroked="f" strokeweight=".5pt">
                <v:textbox>
                  <w:txbxContent>
                    <w:p w14:paraId="6EED7EC2" w14:textId="2D436BCA" w:rsidR="00422DF2" w:rsidRPr="00711B42" w:rsidRDefault="00422DF2" w:rsidP="0027128C">
                      <w:pPr>
                        <w:jc w:val="center"/>
                        <w:rPr>
                          <w:rFonts w:cstheme="minorHAnsi"/>
                          <w:color w:val="FFFFFF" w:themeColor="background1"/>
                          <w:sz w:val="36"/>
                        </w:rPr>
                      </w:pPr>
                      <w:r>
                        <w:rPr>
                          <w:rFonts w:cstheme="minorHAnsi"/>
                          <w:color w:val="FFFFFF" w:themeColor="background1"/>
                          <w:sz w:val="36"/>
                        </w:rPr>
                        <w:t>Construction of Armadillo V1.0: A Low-Cost Incubator for Off-Grid Water Quality Analysis</w:t>
                      </w:r>
                    </w:p>
                  </w:txbxContent>
                </v:textbox>
              </v:shape>
            </w:pict>
          </mc:Fallback>
        </mc:AlternateContent>
      </w:r>
      <w:r w:rsidRPr="0027128C">
        <w:rPr>
          <w:rFonts w:cs="Helvetica"/>
          <w:noProof/>
          <w:color w:val="333333"/>
          <w:sz w:val="30"/>
          <w:szCs w:val="30"/>
          <w:shd w:val="clear" w:color="auto" w:fill="FFFFFF"/>
        </w:rPr>
        <mc:AlternateContent>
          <mc:Choice Requires="wps">
            <w:drawing>
              <wp:anchor distT="0" distB="0" distL="114300" distR="114300" simplePos="0" relativeHeight="251659264" behindDoc="1" locked="0" layoutInCell="1" allowOverlap="1" wp14:anchorId="21BE10ED" wp14:editId="514330D2">
                <wp:simplePos x="0" y="0"/>
                <wp:positionH relativeFrom="column">
                  <wp:posOffset>-1104900</wp:posOffset>
                </wp:positionH>
                <wp:positionV relativeFrom="paragraph">
                  <wp:posOffset>-914400</wp:posOffset>
                </wp:positionV>
                <wp:extent cx="8143875" cy="1762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8143875" cy="1762125"/>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055CC" id="Rectangle 3" o:spid="_x0000_s1026" style="position:absolute;margin-left:-87pt;margin-top:-1in;width:641.25pt;height:13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" fillcolor="#4472c4" stroked="f" strokeweight="1pt"/>
            </w:pict>
          </mc:Fallback>
        </mc:AlternateContent>
      </w:r>
      <w:r w:rsidR="0027128C" w:rsidRPr="0027128C">
        <w:rPr>
          <w:rFonts w:cs="Helvetica"/>
          <w:noProof/>
          <w:color w:val="333333"/>
          <w:sz w:val="30"/>
          <w:szCs w:val="30"/>
          <w:shd w:val="clear" w:color="auto" w:fill="FFFFFF"/>
        </w:rPr>
        <w:drawing>
          <wp:anchor distT="0" distB="0" distL="114300" distR="114300" simplePos="0" relativeHeight="251660288" behindDoc="1" locked="0" layoutInCell="1" allowOverlap="1" wp14:anchorId="6864AFD3" wp14:editId="79BA221E">
            <wp:simplePos x="0" y="0"/>
            <wp:positionH relativeFrom="column">
              <wp:posOffset>-847725</wp:posOffset>
            </wp:positionH>
            <wp:positionV relativeFrom="paragraph">
              <wp:posOffset>-590550</wp:posOffset>
            </wp:positionV>
            <wp:extent cx="1771015" cy="1285875"/>
            <wp:effectExtent l="0" t="0" r="63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015" cy="1285875"/>
                    </a:xfrm>
                    <a:prstGeom prst="rect">
                      <a:avLst/>
                    </a:prstGeom>
                    <a:noFill/>
                  </pic:spPr>
                </pic:pic>
              </a:graphicData>
            </a:graphic>
            <wp14:sizeRelH relativeFrom="page">
              <wp14:pctWidth>0</wp14:pctWidth>
            </wp14:sizeRelH>
            <wp14:sizeRelV relativeFrom="page">
              <wp14:pctHeight>0</wp14:pctHeight>
            </wp14:sizeRelV>
          </wp:anchor>
        </w:drawing>
      </w:r>
      <w:r w:rsidR="0027128C" w:rsidRPr="0027128C">
        <w:rPr>
          <w:rFonts w:cs="Helvetica"/>
          <w:color w:val="333333"/>
          <w:sz w:val="30"/>
          <w:szCs w:val="30"/>
          <w:shd w:val="clear" w:color="auto" w:fill="FFFFFF"/>
        </w:rPr>
        <w:t xml:space="preserve">                      </w:t>
      </w:r>
    </w:p>
    <w:p w14:paraId="6C30FC5C" w14:textId="77777777" w:rsidR="0027128C" w:rsidRPr="0027128C" w:rsidRDefault="0027128C" w:rsidP="0027128C">
      <w:pPr>
        <w:jc w:val="both"/>
        <w:rPr>
          <w:rFonts w:cs="Helvetica"/>
          <w:color w:val="333333"/>
          <w:sz w:val="30"/>
          <w:szCs w:val="30"/>
          <w:shd w:val="clear" w:color="auto" w:fill="FFFFFF"/>
        </w:rPr>
      </w:pPr>
    </w:p>
    <w:p w14:paraId="2E4E46CA" w14:textId="77777777" w:rsidR="0027128C" w:rsidRDefault="0027128C" w:rsidP="0027128C">
      <w:pPr>
        <w:jc w:val="both"/>
        <w:rPr>
          <w:rFonts w:cs="Helvetica"/>
          <w:color w:val="333333"/>
          <w:sz w:val="30"/>
          <w:szCs w:val="30"/>
          <w:shd w:val="clear" w:color="auto" w:fill="FFFFFF"/>
        </w:rPr>
      </w:pPr>
    </w:p>
    <w:p w14:paraId="0BFE867B" w14:textId="41C0ED27" w:rsidR="0027128C" w:rsidRDefault="0027128C" w:rsidP="0027128C">
      <w:pPr>
        <w:jc w:val="both"/>
        <w:rPr>
          <w:rFonts w:cs="Helvetica"/>
          <w:color w:val="333333"/>
          <w:sz w:val="30"/>
          <w:szCs w:val="30"/>
          <w:shd w:val="clear" w:color="auto" w:fill="FFFFFF"/>
        </w:rPr>
      </w:pPr>
      <w:r w:rsidRPr="008440B0">
        <w:rPr>
          <w:noProof/>
          <w:sz w:val="30"/>
          <w:szCs w:val="30"/>
        </w:rPr>
        <w:drawing>
          <wp:anchor distT="0" distB="0" distL="114300" distR="114300" simplePos="0" relativeHeight="251661312" behindDoc="1" locked="0" layoutInCell="1" allowOverlap="1" wp14:anchorId="74BBCB63" wp14:editId="637683C8">
            <wp:simplePos x="0" y="0"/>
            <wp:positionH relativeFrom="column">
              <wp:posOffset>923925</wp:posOffset>
            </wp:positionH>
            <wp:positionV relativeFrom="paragraph">
              <wp:posOffset>339090</wp:posOffset>
            </wp:positionV>
            <wp:extent cx="4248150" cy="4078605"/>
            <wp:effectExtent l="0" t="0" r="0" b="0"/>
            <wp:wrapTight wrapText="bothSides">
              <wp:wrapPolygon edited="0">
                <wp:start x="0" y="0"/>
                <wp:lineTo x="0" y="21489"/>
                <wp:lineTo x="21503" y="21489"/>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EJMGPIVO3NPA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8150" cy="4078605"/>
                    </a:xfrm>
                    <a:prstGeom prst="rect">
                      <a:avLst/>
                    </a:prstGeom>
                  </pic:spPr>
                </pic:pic>
              </a:graphicData>
            </a:graphic>
            <wp14:sizeRelH relativeFrom="page">
              <wp14:pctWidth>0</wp14:pctWidth>
            </wp14:sizeRelH>
            <wp14:sizeRelV relativeFrom="page">
              <wp14:pctHeight>0</wp14:pctHeight>
            </wp14:sizeRelV>
          </wp:anchor>
        </w:drawing>
      </w:r>
    </w:p>
    <w:p w14:paraId="3E79E105" w14:textId="77777777" w:rsidR="0027128C" w:rsidRDefault="0027128C" w:rsidP="0027128C">
      <w:pPr>
        <w:jc w:val="both"/>
        <w:rPr>
          <w:rFonts w:cs="Helvetica"/>
          <w:color w:val="333333"/>
          <w:sz w:val="30"/>
          <w:szCs w:val="30"/>
          <w:shd w:val="clear" w:color="auto" w:fill="FFFFFF"/>
        </w:rPr>
      </w:pPr>
    </w:p>
    <w:p w14:paraId="64BA4977" w14:textId="77777777" w:rsidR="0027128C" w:rsidRDefault="0027128C" w:rsidP="0027128C">
      <w:pPr>
        <w:jc w:val="both"/>
        <w:rPr>
          <w:rFonts w:cs="Helvetica"/>
          <w:color w:val="333333"/>
          <w:sz w:val="30"/>
          <w:szCs w:val="30"/>
          <w:shd w:val="clear" w:color="auto" w:fill="FFFFFF"/>
        </w:rPr>
      </w:pPr>
    </w:p>
    <w:p w14:paraId="59A15377" w14:textId="77777777" w:rsidR="0027128C" w:rsidRDefault="0027128C" w:rsidP="0027128C">
      <w:pPr>
        <w:jc w:val="both"/>
        <w:rPr>
          <w:rFonts w:cs="Helvetica"/>
          <w:color w:val="333333"/>
          <w:sz w:val="30"/>
          <w:szCs w:val="30"/>
          <w:shd w:val="clear" w:color="auto" w:fill="FFFFFF"/>
        </w:rPr>
      </w:pPr>
    </w:p>
    <w:p w14:paraId="1D0BD207" w14:textId="77777777" w:rsidR="0027128C" w:rsidRDefault="0027128C" w:rsidP="0027128C">
      <w:pPr>
        <w:jc w:val="both"/>
        <w:rPr>
          <w:rFonts w:cs="Helvetica"/>
          <w:color w:val="333333"/>
          <w:sz w:val="30"/>
          <w:szCs w:val="30"/>
          <w:shd w:val="clear" w:color="auto" w:fill="FFFFFF"/>
        </w:rPr>
      </w:pPr>
    </w:p>
    <w:p w14:paraId="69850931" w14:textId="77777777" w:rsidR="0027128C" w:rsidRDefault="0027128C" w:rsidP="0027128C">
      <w:pPr>
        <w:jc w:val="both"/>
        <w:rPr>
          <w:rFonts w:cs="Helvetica"/>
          <w:color w:val="333333"/>
          <w:sz w:val="30"/>
          <w:szCs w:val="30"/>
          <w:shd w:val="clear" w:color="auto" w:fill="FFFFFF"/>
        </w:rPr>
      </w:pPr>
    </w:p>
    <w:p w14:paraId="2FBE94EA" w14:textId="77777777" w:rsidR="0027128C" w:rsidRDefault="0027128C" w:rsidP="0027128C">
      <w:pPr>
        <w:jc w:val="both"/>
        <w:rPr>
          <w:rFonts w:cs="Helvetica"/>
          <w:color w:val="333333"/>
          <w:sz w:val="30"/>
          <w:szCs w:val="30"/>
          <w:shd w:val="clear" w:color="auto" w:fill="FFFFFF"/>
        </w:rPr>
      </w:pPr>
    </w:p>
    <w:p w14:paraId="3D638F01" w14:textId="77777777" w:rsidR="0027128C" w:rsidRDefault="0027128C" w:rsidP="0027128C">
      <w:pPr>
        <w:jc w:val="both"/>
        <w:rPr>
          <w:rFonts w:cs="Helvetica"/>
          <w:color w:val="333333"/>
          <w:sz w:val="30"/>
          <w:szCs w:val="30"/>
          <w:shd w:val="clear" w:color="auto" w:fill="FFFFFF"/>
        </w:rPr>
      </w:pPr>
    </w:p>
    <w:p w14:paraId="2F71E378" w14:textId="77777777" w:rsidR="0027128C" w:rsidRDefault="0027128C" w:rsidP="0027128C">
      <w:pPr>
        <w:jc w:val="both"/>
        <w:rPr>
          <w:rFonts w:cs="Helvetica"/>
          <w:color w:val="333333"/>
          <w:sz w:val="30"/>
          <w:szCs w:val="30"/>
          <w:shd w:val="clear" w:color="auto" w:fill="FFFFFF"/>
        </w:rPr>
      </w:pPr>
    </w:p>
    <w:p w14:paraId="3F303EB9" w14:textId="77777777" w:rsidR="0027128C" w:rsidRDefault="0027128C" w:rsidP="0027128C">
      <w:pPr>
        <w:jc w:val="both"/>
        <w:rPr>
          <w:rFonts w:cs="Helvetica"/>
          <w:color w:val="333333"/>
          <w:sz w:val="30"/>
          <w:szCs w:val="30"/>
          <w:shd w:val="clear" w:color="auto" w:fill="FFFFFF"/>
        </w:rPr>
      </w:pPr>
    </w:p>
    <w:p w14:paraId="38E307AA" w14:textId="77777777" w:rsidR="0027128C" w:rsidRDefault="0027128C" w:rsidP="0027128C">
      <w:pPr>
        <w:jc w:val="both"/>
        <w:rPr>
          <w:rFonts w:cs="Helvetica"/>
          <w:color w:val="333333"/>
          <w:sz w:val="30"/>
          <w:szCs w:val="30"/>
          <w:shd w:val="clear" w:color="auto" w:fill="FFFFFF"/>
        </w:rPr>
      </w:pPr>
    </w:p>
    <w:p w14:paraId="78A9D108" w14:textId="77777777" w:rsidR="0027128C" w:rsidRDefault="0027128C" w:rsidP="0027128C">
      <w:pPr>
        <w:jc w:val="both"/>
        <w:rPr>
          <w:rFonts w:cs="Helvetica"/>
          <w:color w:val="333333"/>
          <w:sz w:val="30"/>
          <w:szCs w:val="30"/>
          <w:shd w:val="clear" w:color="auto" w:fill="FFFFFF"/>
        </w:rPr>
      </w:pPr>
    </w:p>
    <w:p w14:paraId="25C51CAA" w14:textId="77777777" w:rsidR="0027128C" w:rsidRDefault="0027128C" w:rsidP="0027128C">
      <w:pPr>
        <w:jc w:val="both"/>
        <w:rPr>
          <w:rFonts w:cs="Helvetica"/>
          <w:color w:val="333333"/>
          <w:sz w:val="30"/>
          <w:szCs w:val="30"/>
          <w:shd w:val="clear" w:color="auto" w:fill="FFFFFF"/>
        </w:rPr>
      </w:pPr>
    </w:p>
    <w:p w14:paraId="15E969DF" w14:textId="30A95D47" w:rsidR="008440B0" w:rsidRPr="008440B0" w:rsidRDefault="00176118" w:rsidP="0027128C">
      <w:pPr>
        <w:jc w:val="both"/>
        <w:rPr>
          <w:rFonts w:cs="Helvetica"/>
          <w:color w:val="333333"/>
          <w:sz w:val="30"/>
          <w:szCs w:val="30"/>
          <w:shd w:val="clear" w:color="auto" w:fill="FFFFFF"/>
        </w:rPr>
      </w:pPr>
      <w:r>
        <w:rPr>
          <w:rFonts w:cs="Helvetica"/>
          <w:color w:val="333333"/>
          <w:sz w:val="30"/>
          <w:szCs w:val="30"/>
          <w:shd w:val="clear" w:color="auto" w:fill="FFFFFF"/>
        </w:rPr>
        <w:t xml:space="preserve">This document details </w:t>
      </w:r>
      <w:r w:rsidR="008440B0" w:rsidRPr="008440B0">
        <w:rPr>
          <w:rFonts w:cs="Helvetica"/>
          <w:color w:val="333333"/>
          <w:sz w:val="30"/>
          <w:szCs w:val="30"/>
          <w:shd w:val="clear" w:color="auto" w:fill="FFFFFF"/>
        </w:rPr>
        <w:t>the construction of Armadillo</w:t>
      </w:r>
      <w:r w:rsidR="00092138">
        <w:rPr>
          <w:rFonts w:cs="Helvetica"/>
          <w:color w:val="333333"/>
          <w:sz w:val="30"/>
          <w:szCs w:val="30"/>
          <w:shd w:val="clear" w:color="auto" w:fill="FFFFFF"/>
        </w:rPr>
        <w:t xml:space="preserve"> V1.0</w:t>
      </w:r>
      <w:r w:rsidR="008440B0" w:rsidRPr="008440B0">
        <w:rPr>
          <w:rFonts w:cs="Helvetica"/>
          <w:color w:val="333333"/>
          <w:sz w:val="30"/>
          <w:szCs w:val="30"/>
          <w:shd w:val="clear" w:color="auto" w:fill="FFFFFF"/>
        </w:rPr>
        <w:t>, a battery-powered</w:t>
      </w:r>
      <w:r>
        <w:rPr>
          <w:rFonts w:cs="Helvetica"/>
          <w:color w:val="333333"/>
          <w:sz w:val="30"/>
          <w:szCs w:val="30"/>
          <w:shd w:val="clear" w:color="auto" w:fill="FFFFFF"/>
        </w:rPr>
        <w:t xml:space="preserve"> 3M</w:t>
      </w:r>
      <w:r w:rsidR="008440B0" w:rsidRPr="008440B0">
        <w:rPr>
          <w:rFonts w:cs="Helvetica"/>
          <w:color w:val="333333"/>
          <w:sz w:val="30"/>
          <w:szCs w:val="30"/>
          <w:shd w:val="clear" w:color="auto" w:fill="FFFFFF"/>
        </w:rPr>
        <w:t xml:space="preserve"> Petrifilm™ incubator. </w:t>
      </w:r>
      <w:r>
        <w:rPr>
          <w:rFonts w:cs="Helvetica"/>
          <w:color w:val="333333"/>
          <w:sz w:val="30"/>
          <w:szCs w:val="30"/>
          <w:shd w:val="clear" w:color="auto" w:fill="FFFFFF"/>
        </w:rPr>
        <w:t>Once assembled,</w:t>
      </w:r>
      <w:r w:rsidR="008440B0" w:rsidRPr="008440B0">
        <w:rPr>
          <w:rFonts w:cs="Helvetica"/>
          <w:color w:val="333333"/>
          <w:sz w:val="30"/>
          <w:szCs w:val="30"/>
          <w:shd w:val="clear" w:color="auto" w:fill="FFFFFF"/>
        </w:rPr>
        <w:t xml:space="preserve"> </w:t>
      </w:r>
      <w:r>
        <w:rPr>
          <w:rFonts w:cs="Helvetica"/>
          <w:color w:val="333333"/>
          <w:sz w:val="30"/>
          <w:szCs w:val="30"/>
          <w:shd w:val="clear" w:color="auto" w:fill="FFFFFF"/>
        </w:rPr>
        <w:t>the</w:t>
      </w:r>
      <w:r w:rsidRPr="008440B0">
        <w:rPr>
          <w:rFonts w:cs="Helvetica"/>
          <w:color w:val="333333"/>
          <w:sz w:val="30"/>
          <w:szCs w:val="30"/>
          <w:shd w:val="clear" w:color="auto" w:fill="FFFFFF"/>
        </w:rPr>
        <w:t xml:space="preserve"> </w:t>
      </w:r>
      <w:r w:rsidR="008440B0" w:rsidRPr="008440B0">
        <w:rPr>
          <w:rFonts w:cs="Helvetica"/>
          <w:color w:val="333333"/>
          <w:sz w:val="30"/>
          <w:szCs w:val="30"/>
          <w:shd w:val="clear" w:color="auto" w:fill="FFFFFF"/>
        </w:rPr>
        <w:t>incubator can be used to perform visual, on-site bacterial analysis of water samples. Th</w:t>
      </w:r>
      <w:r>
        <w:rPr>
          <w:rFonts w:cs="Helvetica"/>
          <w:color w:val="333333"/>
          <w:sz w:val="30"/>
          <w:szCs w:val="30"/>
          <w:shd w:val="clear" w:color="auto" w:fill="FFFFFF"/>
        </w:rPr>
        <w:t>is</w:t>
      </w:r>
      <w:r w:rsidR="008440B0" w:rsidRPr="008440B0">
        <w:rPr>
          <w:rFonts w:cs="Helvetica"/>
          <w:color w:val="333333"/>
          <w:sz w:val="30"/>
          <w:szCs w:val="30"/>
          <w:shd w:val="clear" w:color="auto" w:fill="FFFFFF"/>
        </w:rPr>
        <w:t xml:space="preserve"> device was developed </w:t>
      </w:r>
      <w:r w:rsidR="003F1879">
        <w:rPr>
          <w:rFonts w:cs="Helvetica"/>
          <w:color w:val="333333"/>
          <w:sz w:val="30"/>
          <w:szCs w:val="30"/>
          <w:shd w:val="clear" w:color="auto" w:fill="FFFFFF"/>
        </w:rPr>
        <w:t xml:space="preserve">in 2016 </w:t>
      </w:r>
      <w:r w:rsidR="008440B0" w:rsidRPr="008440B0">
        <w:rPr>
          <w:rFonts w:cs="Helvetica"/>
          <w:color w:val="333333"/>
          <w:sz w:val="30"/>
          <w:szCs w:val="30"/>
          <w:shd w:val="clear" w:color="auto" w:fill="FFFFFF"/>
        </w:rPr>
        <w:t xml:space="preserve">by the Greater Austin </w:t>
      </w:r>
      <w:r>
        <w:rPr>
          <w:rFonts w:cs="Helvetica"/>
          <w:color w:val="333333"/>
          <w:sz w:val="30"/>
          <w:szCs w:val="30"/>
          <w:shd w:val="clear" w:color="auto" w:fill="FFFFFF"/>
        </w:rPr>
        <w:t>C</w:t>
      </w:r>
      <w:r w:rsidR="008440B0" w:rsidRPr="008440B0">
        <w:rPr>
          <w:rFonts w:cs="Helvetica"/>
          <w:color w:val="333333"/>
          <w:sz w:val="30"/>
          <w:szCs w:val="30"/>
          <w:shd w:val="clear" w:color="auto" w:fill="FFFFFF"/>
        </w:rPr>
        <w:t xml:space="preserve">hapter of Engineers </w:t>
      </w:r>
      <w:r>
        <w:rPr>
          <w:rFonts w:cs="Helvetica"/>
          <w:color w:val="333333"/>
          <w:sz w:val="30"/>
          <w:szCs w:val="30"/>
          <w:shd w:val="clear" w:color="auto" w:fill="FFFFFF"/>
        </w:rPr>
        <w:t>W</w:t>
      </w:r>
      <w:r w:rsidRPr="008440B0">
        <w:rPr>
          <w:rFonts w:cs="Helvetica"/>
          <w:color w:val="333333"/>
          <w:sz w:val="30"/>
          <w:szCs w:val="30"/>
          <w:shd w:val="clear" w:color="auto" w:fill="FFFFFF"/>
        </w:rPr>
        <w:t xml:space="preserve">ithout </w:t>
      </w:r>
      <w:r w:rsidR="008440B0" w:rsidRPr="008440B0">
        <w:rPr>
          <w:rFonts w:cs="Helvetica"/>
          <w:color w:val="333333"/>
          <w:sz w:val="30"/>
          <w:szCs w:val="30"/>
          <w:shd w:val="clear" w:color="auto" w:fill="FFFFFF"/>
        </w:rPr>
        <w:t>Borders</w:t>
      </w:r>
      <w:r>
        <w:rPr>
          <w:rFonts w:cs="Helvetica"/>
          <w:color w:val="333333"/>
          <w:sz w:val="30"/>
          <w:szCs w:val="30"/>
          <w:shd w:val="clear" w:color="auto" w:fill="FFFFFF"/>
        </w:rPr>
        <w:t xml:space="preserve"> USA</w:t>
      </w:r>
      <w:r w:rsidR="008440B0" w:rsidRPr="008440B0">
        <w:rPr>
          <w:rFonts w:cs="Helvetica"/>
          <w:color w:val="333333"/>
          <w:sz w:val="30"/>
          <w:szCs w:val="30"/>
          <w:shd w:val="clear" w:color="auto" w:fill="FFFFFF"/>
        </w:rPr>
        <w:t>.</w:t>
      </w:r>
    </w:p>
    <w:p w14:paraId="368F47C2" w14:textId="0EF2FCA4" w:rsidR="008440B0" w:rsidRDefault="008440B0" w:rsidP="0027128C">
      <w:pPr>
        <w:jc w:val="both"/>
        <w:rPr>
          <w:rFonts w:cs="Helvetica"/>
          <w:color w:val="333333"/>
          <w:sz w:val="20"/>
          <w:szCs w:val="20"/>
          <w:shd w:val="clear" w:color="auto" w:fill="FFFFFF"/>
        </w:rPr>
      </w:pPr>
      <w:r w:rsidRPr="008440B0">
        <w:rPr>
          <w:rFonts w:cs="Helvetica"/>
          <w:color w:val="333333"/>
          <w:sz w:val="20"/>
          <w:szCs w:val="20"/>
          <w:shd w:val="clear" w:color="auto" w:fill="FFFFFF"/>
        </w:rPr>
        <w:t xml:space="preserve">Contact us at </w:t>
      </w:r>
      <w:r w:rsidR="00176118">
        <w:rPr>
          <w:rFonts w:cs="Helvetica"/>
          <w:color w:val="333333"/>
          <w:sz w:val="20"/>
          <w:szCs w:val="20"/>
          <w:shd w:val="clear" w:color="auto" w:fill="FFFFFF"/>
        </w:rPr>
        <w:t>instrumentation</w:t>
      </w:r>
      <w:r w:rsidR="003F1879">
        <w:rPr>
          <w:rFonts w:cs="Helvetica"/>
          <w:color w:val="333333"/>
          <w:sz w:val="20"/>
          <w:szCs w:val="20"/>
          <w:shd w:val="clear" w:color="auto" w:fill="FFFFFF"/>
        </w:rPr>
        <w:t>@</w:t>
      </w:r>
      <w:r w:rsidR="00176118">
        <w:rPr>
          <w:rFonts w:cs="Helvetica"/>
          <w:color w:val="333333"/>
          <w:sz w:val="20"/>
          <w:szCs w:val="20"/>
          <w:shd w:val="clear" w:color="auto" w:fill="FFFFFF"/>
        </w:rPr>
        <w:t>ewbgreateraustin.org</w:t>
      </w:r>
    </w:p>
    <w:p w14:paraId="31C0BCB6" w14:textId="77777777" w:rsidR="002E50E0" w:rsidRPr="003F1879" w:rsidRDefault="008440B0" w:rsidP="003F1879">
      <w:pPr>
        <w:jc w:val="center"/>
        <w:rPr>
          <w:rFonts w:cs="Helvetica"/>
          <w:b/>
          <w:color w:val="333333"/>
          <w:sz w:val="36"/>
          <w:szCs w:val="36"/>
          <w:shd w:val="clear" w:color="auto" w:fill="FFFFFF"/>
        </w:rPr>
      </w:pPr>
      <w:r w:rsidRPr="003F1879">
        <w:rPr>
          <w:rFonts w:cs="Helvetica"/>
          <w:b/>
          <w:color w:val="333333"/>
          <w:sz w:val="36"/>
          <w:szCs w:val="36"/>
          <w:shd w:val="clear" w:color="auto" w:fill="FFFFFF"/>
        </w:rPr>
        <w:lastRenderedPageBreak/>
        <w:t>Table of Contents</w:t>
      </w:r>
    </w:p>
    <w:sdt>
      <w:sdtPr>
        <w:rPr>
          <w:rFonts w:eastAsiaTheme="minorHAnsi" w:cstheme="minorBidi"/>
          <w:b w:val="0"/>
          <w:bCs w:val="0"/>
          <w:sz w:val="22"/>
          <w:szCs w:val="22"/>
          <w:lang w:eastAsia="en-US"/>
        </w:rPr>
        <w:id w:val="681087839"/>
        <w:docPartObj>
          <w:docPartGallery w:val="Table of Contents"/>
          <w:docPartUnique/>
        </w:docPartObj>
      </w:sdtPr>
      <w:sdtEndPr>
        <w:rPr>
          <w:noProof/>
        </w:rPr>
      </w:sdtEndPr>
      <w:sdtContent>
        <w:p w14:paraId="4A1466C9" w14:textId="77777777" w:rsidR="00EB442F" w:rsidRPr="00EB442F" w:rsidRDefault="00EB442F">
          <w:pPr>
            <w:pStyle w:val="TOCHeading"/>
          </w:pPr>
        </w:p>
        <w:p w14:paraId="588649B1" w14:textId="77777777" w:rsidR="000A3942" w:rsidRDefault="00EB442F">
          <w:pPr>
            <w:pStyle w:val="TOC1"/>
            <w:tabs>
              <w:tab w:val="right" w:leader="dot" w:pos="9350"/>
            </w:tabs>
            <w:rPr>
              <w:rFonts w:eastAsiaTheme="minorEastAsia"/>
              <w:noProof/>
              <w:sz w:val="24"/>
              <w:szCs w:val="24"/>
            </w:rPr>
          </w:pPr>
          <w:r w:rsidRPr="00EB442F">
            <w:rPr>
              <w:sz w:val="28"/>
              <w:szCs w:val="28"/>
            </w:rPr>
            <w:fldChar w:fldCharType="begin"/>
          </w:r>
          <w:r w:rsidRPr="00EB442F">
            <w:rPr>
              <w:sz w:val="28"/>
              <w:szCs w:val="28"/>
            </w:rPr>
            <w:instrText xml:space="preserve"> TOC \o "1-3" \h \z \u </w:instrText>
          </w:r>
          <w:r w:rsidRPr="00EB442F">
            <w:rPr>
              <w:sz w:val="28"/>
              <w:szCs w:val="28"/>
            </w:rPr>
            <w:fldChar w:fldCharType="separate"/>
          </w:r>
          <w:hyperlink w:anchor="_Toc475231104" w:history="1">
            <w:r w:rsidR="000A3942" w:rsidRPr="00EC71A3">
              <w:rPr>
                <w:rStyle w:val="Hyperlink"/>
                <w:noProof/>
                <w:shd w:val="clear" w:color="auto" w:fill="FFFFFF"/>
              </w:rPr>
              <w:t>Motivation</w:t>
            </w:r>
            <w:r w:rsidR="000A3942">
              <w:rPr>
                <w:noProof/>
                <w:webHidden/>
              </w:rPr>
              <w:tab/>
            </w:r>
            <w:r w:rsidR="000A3942">
              <w:rPr>
                <w:noProof/>
                <w:webHidden/>
              </w:rPr>
              <w:fldChar w:fldCharType="begin"/>
            </w:r>
            <w:r w:rsidR="000A3942">
              <w:rPr>
                <w:noProof/>
                <w:webHidden/>
              </w:rPr>
              <w:instrText xml:space="preserve"> PAGEREF _Toc475231104 \h </w:instrText>
            </w:r>
            <w:r w:rsidR="000A3942">
              <w:rPr>
                <w:noProof/>
                <w:webHidden/>
              </w:rPr>
            </w:r>
            <w:r w:rsidR="000A3942">
              <w:rPr>
                <w:noProof/>
                <w:webHidden/>
              </w:rPr>
              <w:fldChar w:fldCharType="separate"/>
            </w:r>
            <w:r w:rsidR="000A3942">
              <w:rPr>
                <w:noProof/>
                <w:webHidden/>
              </w:rPr>
              <w:t>3</w:t>
            </w:r>
            <w:r w:rsidR="000A3942">
              <w:rPr>
                <w:noProof/>
                <w:webHidden/>
              </w:rPr>
              <w:fldChar w:fldCharType="end"/>
            </w:r>
          </w:hyperlink>
        </w:p>
        <w:p w14:paraId="32C5F480" w14:textId="77777777" w:rsidR="000A3942" w:rsidRDefault="000A3942">
          <w:pPr>
            <w:pStyle w:val="TOC1"/>
            <w:tabs>
              <w:tab w:val="right" w:leader="dot" w:pos="9350"/>
            </w:tabs>
            <w:rPr>
              <w:rFonts w:eastAsiaTheme="minorEastAsia"/>
              <w:noProof/>
              <w:sz w:val="24"/>
              <w:szCs w:val="24"/>
            </w:rPr>
          </w:pPr>
          <w:hyperlink w:anchor="_Toc475231105" w:history="1">
            <w:r w:rsidRPr="00EC71A3">
              <w:rPr>
                <w:rStyle w:val="Hyperlink"/>
                <w:noProof/>
              </w:rPr>
              <w:t>Audience</w:t>
            </w:r>
            <w:r>
              <w:rPr>
                <w:noProof/>
                <w:webHidden/>
              </w:rPr>
              <w:tab/>
            </w:r>
            <w:r>
              <w:rPr>
                <w:noProof/>
                <w:webHidden/>
              </w:rPr>
              <w:fldChar w:fldCharType="begin"/>
            </w:r>
            <w:r>
              <w:rPr>
                <w:noProof/>
                <w:webHidden/>
              </w:rPr>
              <w:instrText xml:space="preserve"> PAGEREF _Toc475231105 \h </w:instrText>
            </w:r>
            <w:r>
              <w:rPr>
                <w:noProof/>
                <w:webHidden/>
              </w:rPr>
            </w:r>
            <w:r>
              <w:rPr>
                <w:noProof/>
                <w:webHidden/>
              </w:rPr>
              <w:fldChar w:fldCharType="separate"/>
            </w:r>
            <w:r>
              <w:rPr>
                <w:noProof/>
                <w:webHidden/>
              </w:rPr>
              <w:t>3</w:t>
            </w:r>
            <w:r>
              <w:rPr>
                <w:noProof/>
                <w:webHidden/>
              </w:rPr>
              <w:fldChar w:fldCharType="end"/>
            </w:r>
          </w:hyperlink>
        </w:p>
        <w:p w14:paraId="6F41AD3C" w14:textId="77777777" w:rsidR="000A3942" w:rsidRDefault="000A3942">
          <w:pPr>
            <w:pStyle w:val="TOC1"/>
            <w:tabs>
              <w:tab w:val="right" w:leader="dot" w:pos="9350"/>
            </w:tabs>
            <w:rPr>
              <w:rFonts w:eastAsiaTheme="minorEastAsia"/>
              <w:noProof/>
              <w:sz w:val="24"/>
              <w:szCs w:val="24"/>
            </w:rPr>
          </w:pPr>
          <w:hyperlink w:anchor="_Toc475231106" w:history="1">
            <w:r w:rsidRPr="00EC71A3">
              <w:rPr>
                <w:rStyle w:val="Hyperlink"/>
                <w:noProof/>
              </w:rPr>
              <w:t>Required Materials</w:t>
            </w:r>
            <w:r>
              <w:rPr>
                <w:noProof/>
                <w:webHidden/>
              </w:rPr>
              <w:tab/>
            </w:r>
            <w:r>
              <w:rPr>
                <w:noProof/>
                <w:webHidden/>
              </w:rPr>
              <w:fldChar w:fldCharType="begin"/>
            </w:r>
            <w:r>
              <w:rPr>
                <w:noProof/>
                <w:webHidden/>
              </w:rPr>
              <w:instrText xml:space="preserve"> PAGEREF _Toc475231106 \h </w:instrText>
            </w:r>
            <w:r>
              <w:rPr>
                <w:noProof/>
                <w:webHidden/>
              </w:rPr>
            </w:r>
            <w:r>
              <w:rPr>
                <w:noProof/>
                <w:webHidden/>
              </w:rPr>
              <w:fldChar w:fldCharType="separate"/>
            </w:r>
            <w:r>
              <w:rPr>
                <w:noProof/>
                <w:webHidden/>
              </w:rPr>
              <w:t>3</w:t>
            </w:r>
            <w:r>
              <w:rPr>
                <w:noProof/>
                <w:webHidden/>
              </w:rPr>
              <w:fldChar w:fldCharType="end"/>
            </w:r>
          </w:hyperlink>
        </w:p>
        <w:p w14:paraId="459FD5BA" w14:textId="77777777" w:rsidR="000A3942" w:rsidRDefault="000A3942">
          <w:pPr>
            <w:pStyle w:val="TOC1"/>
            <w:tabs>
              <w:tab w:val="right" w:leader="dot" w:pos="9350"/>
            </w:tabs>
            <w:rPr>
              <w:rFonts w:eastAsiaTheme="minorEastAsia"/>
              <w:noProof/>
              <w:sz w:val="24"/>
              <w:szCs w:val="24"/>
            </w:rPr>
          </w:pPr>
          <w:hyperlink w:anchor="_Toc475231107" w:history="1">
            <w:r w:rsidRPr="00EC71A3">
              <w:rPr>
                <w:rStyle w:val="Hyperlink"/>
                <w:noProof/>
              </w:rPr>
              <w:t>Construction of Armadillo</w:t>
            </w:r>
            <w:r>
              <w:rPr>
                <w:noProof/>
                <w:webHidden/>
              </w:rPr>
              <w:tab/>
            </w:r>
            <w:r>
              <w:rPr>
                <w:noProof/>
                <w:webHidden/>
              </w:rPr>
              <w:fldChar w:fldCharType="begin"/>
            </w:r>
            <w:r>
              <w:rPr>
                <w:noProof/>
                <w:webHidden/>
              </w:rPr>
              <w:instrText xml:space="preserve"> PAGEREF _Toc475231107 \h </w:instrText>
            </w:r>
            <w:r>
              <w:rPr>
                <w:noProof/>
                <w:webHidden/>
              </w:rPr>
            </w:r>
            <w:r>
              <w:rPr>
                <w:noProof/>
                <w:webHidden/>
              </w:rPr>
              <w:fldChar w:fldCharType="separate"/>
            </w:r>
            <w:r>
              <w:rPr>
                <w:noProof/>
                <w:webHidden/>
              </w:rPr>
              <w:t>5</w:t>
            </w:r>
            <w:r>
              <w:rPr>
                <w:noProof/>
                <w:webHidden/>
              </w:rPr>
              <w:fldChar w:fldCharType="end"/>
            </w:r>
          </w:hyperlink>
        </w:p>
        <w:p w14:paraId="1FD70F06" w14:textId="77777777" w:rsidR="000A3942" w:rsidRDefault="000A3942">
          <w:pPr>
            <w:pStyle w:val="TOC2"/>
            <w:tabs>
              <w:tab w:val="right" w:leader="dot" w:pos="9350"/>
            </w:tabs>
            <w:rPr>
              <w:rFonts w:eastAsiaTheme="minorEastAsia"/>
              <w:noProof/>
              <w:sz w:val="24"/>
              <w:szCs w:val="24"/>
            </w:rPr>
          </w:pPr>
          <w:hyperlink w:anchor="_Toc475231108" w:history="1">
            <w:r w:rsidRPr="00EC71A3">
              <w:rPr>
                <w:rStyle w:val="Hyperlink"/>
                <w:i/>
                <w:noProof/>
              </w:rPr>
              <w:t>Cutting of Insulation</w:t>
            </w:r>
            <w:r>
              <w:rPr>
                <w:noProof/>
                <w:webHidden/>
              </w:rPr>
              <w:tab/>
            </w:r>
            <w:r>
              <w:rPr>
                <w:noProof/>
                <w:webHidden/>
              </w:rPr>
              <w:fldChar w:fldCharType="begin"/>
            </w:r>
            <w:r>
              <w:rPr>
                <w:noProof/>
                <w:webHidden/>
              </w:rPr>
              <w:instrText xml:space="preserve"> PAGEREF _Toc475231108 \h </w:instrText>
            </w:r>
            <w:r>
              <w:rPr>
                <w:noProof/>
                <w:webHidden/>
              </w:rPr>
            </w:r>
            <w:r>
              <w:rPr>
                <w:noProof/>
                <w:webHidden/>
              </w:rPr>
              <w:fldChar w:fldCharType="separate"/>
            </w:r>
            <w:r>
              <w:rPr>
                <w:noProof/>
                <w:webHidden/>
              </w:rPr>
              <w:t>5</w:t>
            </w:r>
            <w:r>
              <w:rPr>
                <w:noProof/>
                <w:webHidden/>
              </w:rPr>
              <w:fldChar w:fldCharType="end"/>
            </w:r>
          </w:hyperlink>
        </w:p>
        <w:p w14:paraId="1868137A" w14:textId="77777777" w:rsidR="000A3942" w:rsidRDefault="000A3942">
          <w:pPr>
            <w:pStyle w:val="TOC2"/>
            <w:tabs>
              <w:tab w:val="right" w:leader="dot" w:pos="9350"/>
            </w:tabs>
            <w:rPr>
              <w:rFonts w:eastAsiaTheme="minorEastAsia"/>
              <w:noProof/>
              <w:sz w:val="24"/>
              <w:szCs w:val="24"/>
            </w:rPr>
          </w:pPr>
          <w:hyperlink w:anchor="_Toc475231109" w:history="1">
            <w:r w:rsidRPr="00EC71A3">
              <w:rPr>
                <w:rStyle w:val="Hyperlink"/>
                <w:i/>
                <w:noProof/>
              </w:rPr>
              <w:t>Cutting of the Cardboard</w:t>
            </w:r>
            <w:r>
              <w:rPr>
                <w:noProof/>
                <w:webHidden/>
              </w:rPr>
              <w:tab/>
            </w:r>
            <w:r>
              <w:rPr>
                <w:noProof/>
                <w:webHidden/>
              </w:rPr>
              <w:fldChar w:fldCharType="begin"/>
            </w:r>
            <w:r>
              <w:rPr>
                <w:noProof/>
                <w:webHidden/>
              </w:rPr>
              <w:instrText xml:space="preserve"> PAGEREF _Toc475231109 \h </w:instrText>
            </w:r>
            <w:r>
              <w:rPr>
                <w:noProof/>
                <w:webHidden/>
              </w:rPr>
            </w:r>
            <w:r>
              <w:rPr>
                <w:noProof/>
                <w:webHidden/>
              </w:rPr>
              <w:fldChar w:fldCharType="separate"/>
            </w:r>
            <w:r>
              <w:rPr>
                <w:noProof/>
                <w:webHidden/>
              </w:rPr>
              <w:t>6</w:t>
            </w:r>
            <w:r>
              <w:rPr>
                <w:noProof/>
                <w:webHidden/>
              </w:rPr>
              <w:fldChar w:fldCharType="end"/>
            </w:r>
          </w:hyperlink>
        </w:p>
        <w:p w14:paraId="6BBFEEEF" w14:textId="77777777" w:rsidR="000A3942" w:rsidRDefault="000A3942">
          <w:pPr>
            <w:pStyle w:val="TOC2"/>
            <w:tabs>
              <w:tab w:val="right" w:leader="dot" w:pos="9350"/>
            </w:tabs>
            <w:rPr>
              <w:rFonts w:eastAsiaTheme="minorEastAsia"/>
              <w:noProof/>
              <w:sz w:val="24"/>
              <w:szCs w:val="24"/>
            </w:rPr>
          </w:pPr>
          <w:hyperlink w:anchor="_Toc475231110" w:history="1">
            <w:r w:rsidRPr="00EC71A3">
              <w:rPr>
                <w:rStyle w:val="Hyperlink"/>
                <w:i/>
                <w:noProof/>
              </w:rPr>
              <w:t>Drilling the Thermometer Port into the Inner Chamber</w:t>
            </w:r>
            <w:r>
              <w:rPr>
                <w:noProof/>
                <w:webHidden/>
              </w:rPr>
              <w:tab/>
            </w:r>
            <w:r>
              <w:rPr>
                <w:noProof/>
                <w:webHidden/>
              </w:rPr>
              <w:fldChar w:fldCharType="begin"/>
            </w:r>
            <w:r>
              <w:rPr>
                <w:noProof/>
                <w:webHidden/>
              </w:rPr>
              <w:instrText xml:space="preserve"> PAGEREF _Toc475231110 \h </w:instrText>
            </w:r>
            <w:r>
              <w:rPr>
                <w:noProof/>
                <w:webHidden/>
              </w:rPr>
            </w:r>
            <w:r>
              <w:rPr>
                <w:noProof/>
                <w:webHidden/>
              </w:rPr>
              <w:fldChar w:fldCharType="separate"/>
            </w:r>
            <w:r>
              <w:rPr>
                <w:noProof/>
                <w:webHidden/>
              </w:rPr>
              <w:t>10</w:t>
            </w:r>
            <w:r>
              <w:rPr>
                <w:noProof/>
                <w:webHidden/>
              </w:rPr>
              <w:fldChar w:fldCharType="end"/>
            </w:r>
          </w:hyperlink>
        </w:p>
        <w:p w14:paraId="3D3E28D5" w14:textId="77777777" w:rsidR="000A3942" w:rsidRDefault="000A3942">
          <w:pPr>
            <w:pStyle w:val="TOC2"/>
            <w:tabs>
              <w:tab w:val="right" w:leader="dot" w:pos="9350"/>
            </w:tabs>
            <w:rPr>
              <w:rFonts w:eastAsiaTheme="minorEastAsia"/>
              <w:noProof/>
              <w:sz w:val="24"/>
              <w:szCs w:val="24"/>
            </w:rPr>
          </w:pPr>
          <w:hyperlink w:anchor="_Toc475231111" w:history="1">
            <w:r w:rsidRPr="00EC71A3">
              <w:rPr>
                <w:rStyle w:val="Hyperlink"/>
                <w:i/>
                <w:noProof/>
              </w:rPr>
              <w:t>Wiring the Electrical Heating System</w:t>
            </w:r>
            <w:r>
              <w:rPr>
                <w:noProof/>
                <w:webHidden/>
              </w:rPr>
              <w:tab/>
            </w:r>
            <w:r>
              <w:rPr>
                <w:noProof/>
                <w:webHidden/>
              </w:rPr>
              <w:fldChar w:fldCharType="begin"/>
            </w:r>
            <w:r>
              <w:rPr>
                <w:noProof/>
                <w:webHidden/>
              </w:rPr>
              <w:instrText xml:space="preserve"> PAGEREF _Toc475231111 \h </w:instrText>
            </w:r>
            <w:r>
              <w:rPr>
                <w:noProof/>
                <w:webHidden/>
              </w:rPr>
            </w:r>
            <w:r>
              <w:rPr>
                <w:noProof/>
                <w:webHidden/>
              </w:rPr>
              <w:fldChar w:fldCharType="separate"/>
            </w:r>
            <w:r>
              <w:rPr>
                <w:noProof/>
                <w:webHidden/>
              </w:rPr>
              <w:t>13</w:t>
            </w:r>
            <w:r>
              <w:rPr>
                <w:noProof/>
                <w:webHidden/>
              </w:rPr>
              <w:fldChar w:fldCharType="end"/>
            </w:r>
          </w:hyperlink>
        </w:p>
        <w:p w14:paraId="14B13D56" w14:textId="77777777" w:rsidR="000A3942" w:rsidRDefault="000A3942">
          <w:pPr>
            <w:pStyle w:val="TOC2"/>
            <w:tabs>
              <w:tab w:val="right" w:leader="dot" w:pos="9350"/>
            </w:tabs>
            <w:rPr>
              <w:rFonts w:eastAsiaTheme="minorEastAsia"/>
              <w:noProof/>
              <w:sz w:val="24"/>
              <w:szCs w:val="24"/>
            </w:rPr>
          </w:pPr>
          <w:hyperlink w:anchor="_Toc475231112" w:history="1">
            <w:r w:rsidRPr="00EC71A3">
              <w:rPr>
                <w:rStyle w:val="Hyperlink"/>
                <w:i/>
                <w:noProof/>
              </w:rPr>
              <w:t>Assembling the Complete Heating Unit</w:t>
            </w:r>
            <w:r>
              <w:rPr>
                <w:noProof/>
                <w:webHidden/>
              </w:rPr>
              <w:tab/>
            </w:r>
            <w:r>
              <w:rPr>
                <w:noProof/>
                <w:webHidden/>
              </w:rPr>
              <w:fldChar w:fldCharType="begin"/>
            </w:r>
            <w:r>
              <w:rPr>
                <w:noProof/>
                <w:webHidden/>
              </w:rPr>
              <w:instrText xml:space="preserve"> PAGEREF _Toc475231112 \h </w:instrText>
            </w:r>
            <w:r>
              <w:rPr>
                <w:noProof/>
                <w:webHidden/>
              </w:rPr>
            </w:r>
            <w:r>
              <w:rPr>
                <w:noProof/>
                <w:webHidden/>
              </w:rPr>
              <w:fldChar w:fldCharType="separate"/>
            </w:r>
            <w:r>
              <w:rPr>
                <w:noProof/>
                <w:webHidden/>
              </w:rPr>
              <w:t>16</w:t>
            </w:r>
            <w:r>
              <w:rPr>
                <w:noProof/>
                <w:webHidden/>
              </w:rPr>
              <w:fldChar w:fldCharType="end"/>
            </w:r>
          </w:hyperlink>
        </w:p>
        <w:p w14:paraId="6E8ACA6E" w14:textId="77777777" w:rsidR="000A3942" w:rsidRDefault="000A3942">
          <w:pPr>
            <w:pStyle w:val="TOC2"/>
            <w:tabs>
              <w:tab w:val="right" w:leader="dot" w:pos="9350"/>
            </w:tabs>
            <w:rPr>
              <w:rFonts w:eastAsiaTheme="minorEastAsia"/>
              <w:noProof/>
              <w:sz w:val="24"/>
              <w:szCs w:val="24"/>
            </w:rPr>
          </w:pPr>
          <w:hyperlink w:anchor="_Toc475231113" w:history="1">
            <w:r w:rsidRPr="00EC71A3">
              <w:rPr>
                <w:rStyle w:val="Hyperlink"/>
                <w:i/>
                <w:noProof/>
              </w:rPr>
              <w:t>Trimming Foam Insulation to the Appropriate Size</w:t>
            </w:r>
            <w:r>
              <w:rPr>
                <w:noProof/>
                <w:webHidden/>
              </w:rPr>
              <w:tab/>
            </w:r>
            <w:r>
              <w:rPr>
                <w:noProof/>
                <w:webHidden/>
              </w:rPr>
              <w:fldChar w:fldCharType="begin"/>
            </w:r>
            <w:r>
              <w:rPr>
                <w:noProof/>
                <w:webHidden/>
              </w:rPr>
              <w:instrText xml:space="preserve"> PAGEREF _Toc475231113 \h </w:instrText>
            </w:r>
            <w:r>
              <w:rPr>
                <w:noProof/>
                <w:webHidden/>
              </w:rPr>
            </w:r>
            <w:r>
              <w:rPr>
                <w:noProof/>
                <w:webHidden/>
              </w:rPr>
              <w:fldChar w:fldCharType="separate"/>
            </w:r>
            <w:r>
              <w:rPr>
                <w:noProof/>
                <w:webHidden/>
              </w:rPr>
              <w:t>18</w:t>
            </w:r>
            <w:r>
              <w:rPr>
                <w:noProof/>
                <w:webHidden/>
              </w:rPr>
              <w:fldChar w:fldCharType="end"/>
            </w:r>
          </w:hyperlink>
        </w:p>
        <w:p w14:paraId="5D84D505" w14:textId="77777777" w:rsidR="000A3942" w:rsidRDefault="000A3942">
          <w:pPr>
            <w:pStyle w:val="TOC2"/>
            <w:tabs>
              <w:tab w:val="right" w:leader="dot" w:pos="9350"/>
            </w:tabs>
            <w:rPr>
              <w:rFonts w:eastAsiaTheme="minorEastAsia"/>
              <w:noProof/>
              <w:sz w:val="24"/>
              <w:szCs w:val="24"/>
            </w:rPr>
          </w:pPr>
          <w:hyperlink w:anchor="_Toc475231114" w:history="1">
            <w:r w:rsidRPr="00EC71A3">
              <w:rPr>
                <w:rStyle w:val="Hyperlink"/>
                <w:i/>
                <w:noProof/>
              </w:rPr>
              <w:t>Mounting the Thermometer</w:t>
            </w:r>
            <w:r>
              <w:rPr>
                <w:noProof/>
                <w:webHidden/>
              </w:rPr>
              <w:tab/>
            </w:r>
            <w:r>
              <w:rPr>
                <w:noProof/>
                <w:webHidden/>
              </w:rPr>
              <w:fldChar w:fldCharType="begin"/>
            </w:r>
            <w:r>
              <w:rPr>
                <w:noProof/>
                <w:webHidden/>
              </w:rPr>
              <w:instrText xml:space="preserve"> PAGEREF _Toc475231114 \h </w:instrText>
            </w:r>
            <w:r>
              <w:rPr>
                <w:noProof/>
                <w:webHidden/>
              </w:rPr>
            </w:r>
            <w:r>
              <w:rPr>
                <w:noProof/>
                <w:webHidden/>
              </w:rPr>
              <w:fldChar w:fldCharType="separate"/>
            </w:r>
            <w:r>
              <w:rPr>
                <w:noProof/>
                <w:webHidden/>
              </w:rPr>
              <w:t>20</w:t>
            </w:r>
            <w:r>
              <w:rPr>
                <w:noProof/>
                <w:webHidden/>
              </w:rPr>
              <w:fldChar w:fldCharType="end"/>
            </w:r>
          </w:hyperlink>
        </w:p>
        <w:p w14:paraId="69BBD06A" w14:textId="77777777" w:rsidR="00EB442F" w:rsidRDefault="00EB442F">
          <w:r w:rsidRPr="00EB442F">
            <w:rPr>
              <w:b/>
              <w:bCs/>
              <w:noProof/>
              <w:sz w:val="28"/>
              <w:szCs w:val="28"/>
            </w:rPr>
            <w:fldChar w:fldCharType="end"/>
          </w:r>
        </w:p>
      </w:sdtContent>
    </w:sdt>
    <w:p w14:paraId="65376ED0" w14:textId="77777777" w:rsidR="00EB442F" w:rsidRPr="00EB442F" w:rsidRDefault="00EB442F" w:rsidP="00EB442F">
      <w:pPr>
        <w:shd w:val="clear" w:color="auto" w:fill="FFFFFF"/>
        <w:spacing w:before="45" w:after="150" w:line="360" w:lineRule="auto"/>
        <w:ind w:firstLine="720"/>
        <w:rPr>
          <w:rFonts w:cs="Helvetica"/>
          <w:i/>
          <w:color w:val="333333"/>
          <w:sz w:val="26"/>
          <w:szCs w:val="26"/>
        </w:rPr>
      </w:pPr>
    </w:p>
    <w:p w14:paraId="1AA30884" w14:textId="77777777" w:rsidR="00EB442F" w:rsidRPr="00EB442F" w:rsidRDefault="00EB442F" w:rsidP="00EB442F">
      <w:pPr>
        <w:shd w:val="clear" w:color="auto" w:fill="FFFFFF"/>
        <w:spacing w:before="45" w:after="150" w:line="360" w:lineRule="auto"/>
        <w:ind w:firstLine="720"/>
        <w:rPr>
          <w:rFonts w:cs="Helvetica"/>
          <w:i/>
          <w:color w:val="333333"/>
          <w:sz w:val="26"/>
          <w:szCs w:val="26"/>
        </w:rPr>
      </w:pPr>
    </w:p>
    <w:p w14:paraId="7B8A7974" w14:textId="77777777" w:rsidR="002E50E0" w:rsidRPr="00E16529" w:rsidRDefault="002E50E0" w:rsidP="002E50E0">
      <w:pPr>
        <w:ind w:firstLine="720"/>
        <w:rPr>
          <w:rFonts w:cs="Helvetica"/>
          <w:b/>
          <w:i/>
          <w:color w:val="333333"/>
          <w:sz w:val="26"/>
          <w:szCs w:val="26"/>
        </w:rPr>
      </w:pPr>
    </w:p>
    <w:p w14:paraId="0A625E9D" w14:textId="77777777" w:rsidR="002E50E0" w:rsidRPr="00E16529" w:rsidRDefault="002E50E0" w:rsidP="002E50E0">
      <w:pPr>
        <w:pStyle w:val="NormalWeb"/>
        <w:shd w:val="clear" w:color="auto" w:fill="FFFFFF"/>
        <w:spacing w:before="0" w:beforeAutospacing="0" w:after="0" w:afterAutospacing="0" w:line="360" w:lineRule="auto"/>
        <w:rPr>
          <w:rFonts w:asciiTheme="minorHAnsi" w:eastAsiaTheme="minorHAnsi" w:hAnsiTheme="minorHAnsi" w:cs="Helvetica"/>
          <w:b/>
          <w:i/>
          <w:color w:val="333333"/>
          <w:sz w:val="26"/>
          <w:szCs w:val="26"/>
        </w:rPr>
      </w:pPr>
    </w:p>
    <w:p w14:paraId="7AD47018" w14:textId="77777777" w:rsidR="002E50E0" w:rsidRDefault="002E50E0">
      <w:pPr>
        <w:rPr>
          <w:rFonts w:cs="Helvetica"/>
          <w:b/>
          <w:color w:val="333333"/>
          <w:sz w:val="30"/>
          <w:szCs w:val="30"/>
          <w:shd w:val="clear" w:color="auto" w:fill="FFFFFF"/>
        </w:rPr>
      </w:pPr>
    </w:p>
    <w:p w14:paraId="42DD385D" w14:textId="77777777" w:rsidR="002E50E0" w:rsidRDefault="002E50E0">
      <w:pPr>
        <w:rPr>
          <w:rFonts w:cs="Helvetica"/>
          <w:color w:val="333333"/>
          <w:sz w:val="30"/>
          <w:szCs w:val="30"/>
          <w:shd w:val="clear" w:color="auto" w:fill="FFFFFF"/>
        </w:rPr>
      </w:pPr>
      <w:r>
        <w:rPr>
          <w:rFonts w:cs="Helvetica"/>
          <w:b/>
          <w:color w:val="333333"/>
          <w:sz w:val="30"/>
          <w:szCs w:val="30"/>
          <w:shd w:val="clear" w:color="auto" w:fill="FFFFFF"/>
        </w:rPr>
        <w:tab/>
      </w:r>
      <w:r>
        <w:rPr>
          <w:rFonts w:cs="Helvetica"/>
          <w:color w:val="333333"/>
          <w:sz w:val="30"/>
          <w:szCs w:val="30"/>
          <w:shd w:val="clear" w:color="auto" w:fill="FFFFFF"/>
        </w:rPr>
        <w:br w:type="page"/>
      </w:r>
    </w:p>
    <w:p w14:paraId="3BC81423" w14:textId="77777777" w:rsidR="0027128C" w:rsidRPr="00321952" w:rsidRDefault="00092138" w:rsidP="0008507F">
      <w:pPr>
        <w:pStyle w:val="Heading1"/>
        <w:jc w:val="both"/>
        <w:rPr>
          <w:sz w:val="24"/>
          <w:szCs w:val="24"/>
          <w:shd w:val="clear" w:color="auto" w:fill="FFFFFF"/>
        </w:rPr>
      </w:pPr>
      <w:bookmarkStart w:id="0" w:name="_Toc475231104"/>
      <w:r w:rsidRPr="00321952">
        <w:rPr>
          <w:sz w:val="24"/>
          <w:szCs w:val="24"/>
          <w:shd w:val="clear" w:color="auto" w:fill="FFFFFF"/>
        </w:rPr>
        <w:lastRenderedPageBreak/>
        <w:t>Motiv</w:t>
      </w:r>
      <w:r w:rsidR="0027128C" w:rsidRPr="00321952">
        <w:rPr>
          <w:sz w:val="24"/>
          <w:szCs w:val="24"/>
          <w:shd w:val="clear" w:color="auto" w:fill="FFFFFF"/>
        </w:rPr>
        <w:t>ation</w:t>
      </w:r>
      <w:bookmarkEnd w:id="0"/>
    </w:p>
    <w:p w14:paraId="05B96014" w14:textId="48D4A52D" w:rsidR="00092138" w:rsidRPr="00321952" w:rsidRDefault="0027128C" w:rsidP="0008507F">
      <w:pPr>
        <w:spacing w:line="360" w:lineRule="auto"/>
        <w:jc w:val="both"/>
        <w:rPr>
          <w:rFonts w:cs="Helvetica"/>
          <w:color w:val="333333"/>
          <w:sz w:val="24"/>
          <w:szCs w:val="24"/>
          <w:shd w:val="clear" w:color="auto" w:fill="FFFFFF"/>
        </w:rPr>
      </w:pPr>
      <w:r w:rsidRPr="00321952">
        <w:rPr>
          <w:rFonts w:cs="Helvetica"/>
          <w:color w:val="333333"/>
          <w:sz w:val="24"/>
          <w:szCs w:val="24"/>
          <w:shd w:val="clear" w:color="auto" w:fill="FFFFFF"/>
        </w:rPr>
        <w:tab/>
      </w:r>
      <w:r w:rsidR="00E71455" w:rsidRPr="00321952">
        <w:rPr>
          <w:rFonts w:cs="Helvetica"/>
          <w:color w:val="333333"/>
          <w:sz w:val="24"/>
          <w:szCs w:val="24"/>
          <w:shd w:val="clear" w:color="auto" w:fill="FFFFFF"/>
        </w:rPr>
        <w:t xml:space="preserve">Lack of accessibility to clean water is </w:t>
      </w:r>
      <w:r w:rsidR="00E71455" w:rsidRPr="00321952">
        <w:rPr>
          <w:rStyle w:val="CommentReference"/>
          <w:sz w:val="24"/>
          <w:szCs w:val="24"/>
        </w:rPr>
        <w:commentReference w:id="1"/>
      </w:r>
      <w:r w:rsidRPr="00321952">
        <w:rPr>
          <w:rFonts w:cs="Helvetica"/>
          <w:color w:val="333333"/>
          <w:sz w:val="24"/>
          <w:szCs w:val="24"/>
          <w:shd w:val="clear" w:color="auto" w:fill="FFFFFF"/>
        </w:rPr>
        <w:t xml:space="preserve">one of the greatest </w:t>
      </w:r>
      <w:r w:rsidR="00314ED3" w:rsidRPr="00321952">
        <w:rPr>
          <w:rFonts w:cs="Helvetica"/>
          <w:color w:val="333333"/>
          <w:sz w:val="24"/>
          <w:szCs w:val="24"/>
          <w:shd w:val="clear" w:color="auto" w:fill="FFFFFF"/>
        </w:rPr>
        <w:t>challenges</w:t>
      </w:r>
      <w:r w:rsidR="00E71455" w:rsidRPr="00321952">
        <w:rPr>
          <w:rFonts w:cs="Helvetica"/>
          <w:color w:val="333333"/>
          <w:sz w:val="24"/>
          <w:szCs w:val="24"/>
          <w:shd w:val="clear" w:color="auto" w:fill="FFFFFF"/>
        </w:rPr>
        <w:t xml:space="preserve"> </w:t>
      </w:r>
      <w:r w:rsidRPr="00321952">
        <w:rPr>
          <w:rFonts w:cs="Helvetica"/>
          <w:color w:val="333333"/>
          <w:sz w:val="24"/>
          <w:szCs w:val="24"/>
          <w:shd w:val="clear" w:color="auto" w:fill="FFFFFF"/>
        </w:rPr>
        <w:t>of the 21st century</w:t>
      </w:r>
      <w:r w:rsidR="00E71455" w:rsidRPr="00321952">
        <w:rPr>
          <w:rFonts w:cs="Helvetica"/>
          <w:color w:val="333333"/>
          <w:sz w:val="24"/>
          <w:szCs w:val="24"/>
          <w:shd w:val="clear" w:color="auto" w:fill="FFFFFF"/>
        </w:rPr>
        <w:t xml:space="preserve">. </w:t>
      </w:r>
      <w:r w:rsidR="009C3562" w:rsidRPr="00321952">
        <w:rPr>
          <w:rFonts w:cs="Helvetica"/>
          <w:color w:val="333333"/>
          <w:sz w:val="24"/>
          <w:szCs w:val="24"/>
        </w:rPr>
        <w:t xml:space="preserve">Water quality improvement projects </w:t>
      </w:r>
      <w:r w:rsidR="009C3562" w:rsidRPr="00321952">
        <w:rPr>
          <w:rFonts w:cs="Helvetica"/>
          <w:color w:val="333333"/>
          <w:sz w:val="24"/>
          <w:szCs w:val="24"/>
          <w:shd w:val="clear" w:color="auto" w:fill="FFFFFF"/>
        </w:rPr>
        <w:t>require</w:t>
      </w:r>
      <w:r w:rsidR="00523FDD" w:rsidRPr="00321952">
        <w:rPr>
          <w:rFonts w:cs="Helvetica"/>
          <w:color w:val="333333"/>
          <w:sz w:val="24"/>
          <w:szCs w:val="24"/>
          <w:shd w:val="clear" w:color="auto" w:fill="FFFFFF"/>
        </w:rPr>
        <w:t xml:space="preserve"> accurate </w:t>
      </w:r>
      <w:r w:rsidRPr="00321952">
        <w:rPr>
          <w:rFonts w:cs="Helvetica"/>
          <w:color w:val="333333"/>
          <w:sz w:val="24"/>
          <w:szCs w:val="24"/>
          <w:shd w:val="clear" w:color="auto" w:fill="FFFFFF"/>
        </w:rPr>
        <w:t>identif</w:t>
      </w:r>
      <w:r w:rsidR="00523FDD" w:rsidRPr="00321952">
        <w:rPr>
          <w:rFonts w:cs="Helvetica"/>
          <w:color w:val="333333"/>
          <w:sz w:val="24"/>
          <w:szCs w:val="24"/>
          <w:shd w:val="clear" w:color="auto" w:fill="FFFFFF"/>
        </w:rPr>
        <w:t>ication of</w:t>
      </w:r>
      <w:r w:rsidRPr="00321952">
        <w:rPr>
          <w:rFonts w:cs="Helvetica"/>
          <w:color w:val="333333"/>
          <w:sz w:val="24"/>
          <w:szCs w:val="24"/>
          <w:shd w:val="clear" w:color="auto" w:fill="FFFFFF"/>
        </w:rPr>
        <w:t xml:space="preserve"> </w:t>
      </w:r>
      <w:r w:rsidR="00523FDD" w:rsidRPr="00321952">
        <w:rPr>
          <w:rFonts w:cs="Helvetica"/>
          <w:color w:val="333333"/>
          <w:sz w:val="24"/>
          <w:szCs w:val="24"/>
          <w:shd w:val="clear" w:color="auto" w:fill="FFFFFF"/>
        </w:rPr>
        <w:t>contaminated water</w:t>
      </w:r>
      <w:r w:rsidR="009C3562" w:rsidRPr="00321952">
        <w:rPr>
          <w:rFonts w:cs="Helvetica"/>
          <w:color w:val="333333"/>
          <w:sz w:val="24"/>
          <w:szCs w:val="24"/>
          <w:shd w:val="clear" w:color="auto" w:fill="FFFFFF"/>
        </w:rPr>
        <w:t xml:space="preserve">, and such efforts </w:t>
      </w:r>
      <w:r w:rsidR="009C3562" w:rsidRPr="00321952">
        <w:rPr>
          <w:rFonts w:cs="Helvetica"/>
          <w:color w:val="333333"/>
          <w:sz w:val="24"/>
          <w:szCs w:val="24"/>
        </w:rPr>
        <w:t>in third world countries</w:t>
      </w:r>
      <w:ins w:id="3" w:author="pc" w:date="2017-02-20T17:55:00Z">
        <w:r w:rsidR="00422DF2">
          <w:rPr>
            <w:rFonts w:cs="Helvetica"/>
            <w:color w:val="333333"/>
            <w:sz w:val="24"/>
            <w:szCs w:val="24"/>
          </w:rPr>
          <w:t xml:space="preserve"> </w:t>
        </w:r>
      </w:ins>
      <w:r w:rsidR="009C3562" w:rsidRPr="00321952">
        <w:rPr>
          <w:rFonts w:cs="Helvetica"/>
          <w:color w:val="333333"/>
          <w:sz w:val="24"/>
          <w:szCs w:val="24"/>
        </w:rPr>
        <w:t xml:space="preserve">often require  rapid on-site  analysis and  language-independent  data  visualization. </w:t>
      </w:r>
      <w:r w:rsidR="002427F5" w:rsidRPr="00321952">
        <w:rPr>
          <w:rFonts w:cs="Helvetica"/>
          <w:color w:val="333333"/>
          <w:sz w:val="24"/>
          <w:szCs w:val="24"/>
        </w:rPr>
        <w:t xml:space="preserve">While water samples can sometimes be sent to third-party laboratories that perform analytical services, this method is expensive, time-consuming, and limited in availability. </w:t>
      </w:r>
      <w:r w:rsidR="002427F5" w:rsidRPr="00321952">
        <w:rPr>
          <w:rFonts w:cs="Helvetica"/>
          <w:color w:val="333333"/>
          <w:sz w:val="24"/>
          <w:szCs w:val="24"/>
          <w:shd w:val="clear" w:color="auto" w:fill="FFFFFF"/>
        </w:rPr>
        <w:t>Alternatively,</w:t>
      </w:r>
      <w:r w:rsidR="00523FDD" w:rsidRPr="00321952">
        <w:rPr>
          <w:rFonts w:cs="Helvetica"/>
          <w:color w:val="333333"/>
          <w:sz w:val="24"/>
          <w:szCs w:val="24"/>
          <w:shd w:val="clear" w:color="auto" w:fill="FFFFFF"/>
        </w:rPr>
        <w:t xml:space="preserve"> 3M™ Petrifilm™ </w:t>
      </w:r>
      <w:r w:rsidR="00523FDD" w:rsidRPr="00321952">
        <w:rPr>
          <w:rFonts w:cs="Helvetica"/>
          <w:i/>
          <w:color w:val="333333"/>
          <w:sz w:val="24"/>
          <w:szCs w:val="24"/>
          <w:shd w:val="clear" w:color="auto" w:fill="FFFFFF"/>
        </w:rPr>
        <w:t>E. coli</w:t>
      </w:r>
      <w:r w:rsidR="00523FDD" w:rsidRPr="00321952">
        <w:rPr>
          <w:rFonts w:cs="Helvetica"/>
          <w:color w:val="333333"/>
          <w:sz w:val="24"/>
          <w:szCs w:val="24"/>
          <w:shd w:val="clear" w:color="auto" w:fill="FFFFFF"/>
        </w:rPr>
        <w:t>/Coliform Count Plates</w:t>
      </w:r>
      <w:r w:rsidRPr="00321952">
        <w:rPr>
          <w:rFonts w:cs="Helvetica"/>
          <w:color w:val="333333"/>
          <w:sz w:val="24"/>
          <w:szCs w:val="24"/>
          <w:shd w:val="clear" w:color="auto" w:fill="FFFFFF"/>
        </w:rPr>
        <w:t xml:space="preserve"> are a highly effective method for </w:t>
      </w:r>
      <w:r w:rsidR="002427F5" w:rsidRPr="00321952">
        <w:rPr>
          <w:rFonts w:cs="Helvetica"/>
          <w:color w:val="333333"/>
          <w:sz w:val="24"/>
          <w:szCs w:val="24"/>
          <w:shd w:val="clear" w:color="auto" w:fill="FFFFFF"/>
        </w:rPr>
        <w:t xml:space="preserve">on-site detection of </w:t>
      </w:r>
      <w:r w:rsidRPr="00321952">
        <w:rPr>
          <w:rFonts w:cs="Helvetica"/>
          <w:color w:val="333333"/>
          <w:sz w:val="24"/>
          <w:szCs w:val="24"/>
          <w:shd w:val="clear" w:color="auto" w:fill="FFFFFF"/>
        </w:rPr>
        <w:t xml:space="preserve">harmful bacteria in water. The plates are </w:t>
      </w:r>
      <w:r w:rsidR="0020792D" w:rsidRPr="00321952">
        <w:rPr>
          <w:rFonts w:cs="Helvetica"/>
          <w:color w:val="333333"/>
          <w:sz w:val="24"/>
          <w:szCs w:val="24"/>
          <w:shd w:val="clear" w:color="auto" w:fill="FFFFFF"/>
        </w:rPr>
        <w:t xml:space="preserve">cost-effective and convenient, and </w:t>
      </w:r>
      <w:ins w:id="4" w:author="pc" w:date="2017-02-20T17:46:00Z">
        <w:r w:rsidR="00321952">
          <w:rPr>
            <w:rFonts w:cs="Helvetica"/>
            <w:color w:val="333333"/>
            <w:sz w:val="24"/>
            <w:szCs w:val="24"/>
            <w:shd w:val="clear" w:color="auto" w:fill="FFFFFF"/>
          </w:rPr>
          <w:t xml:space="preserve">provide quantitative visually striking results that are easy to communicate to local communities.  </w:t>
        </w:r>
      </w:ins>
      <w:del w:id="5" w:author="pc" w:date="2017-02-20T17:46:00Z">
        <w:r w:rsidR="0020792D" w:rsidRPr="00321952" w:rsidDel="00321952">
          <w:rPr>
            <w:rFonts w:cs="Helvetica"/>
            <w:color w:val="333333"/>
            <w:sz w:val="24"/>
            <w:szCs w:val="24"/>
            <w:shd w:val="clear" w:color="auto" w:fill="FFFFFF"/>
          </w:rPr>
          <w:delText xml:space="preserve">produce fast, </w:delText>
        </w:r>
        <w:r w:rsidRPr="00321952" w:rsidDel="00321952">
          <w:rPr>
            <w:rFonts w:cs="Helvetica"/>
            <w:color w:val="333333"/>
            <w:sz w:val="24"/>
            <w:szCs w:val="24"/>
            <w:shd w:val="clear" w:color="auto" w:fill="FFFFFF"/>
          </w:rPr>
          <w:delText>quantitative</w:delText>
        </w:r>
        <w:r w:rsidR="0020792D" w:rsidRPr="00321952" w:rsidDel="00321952">
          <w:rPr>
            <w:rFonts w:cs="Helvetica"/>
            <w:color w:val="333333"/>
            <w:sz w:val="24"/>
            <w:szCs w:val="24"/>
            <w:shd w:val="clear" w:color="auto" w:fill="FFFFFF"/>
          </w:rPr>
          <w:delText>,</w:delText>
        </w:r>
        <w:r w:rsidRPr="00321952" w:rsidDel="00321952">
          <w:rPr>
            <w:rFonts w:cs="Helvetica"/>
            <w:color w:val="333333"/>
            <w:sz w:val="24"/>
            <w:szCs w:val="24"/>
            <w:shd w:val="clear" w:color="auto" w:fill="FFFFFF"/>
          </w:rPr>
          <w:delText xml:space="preserve"> and visually striking</w:delText>
        </w:r>
        <w:r w:rsidR="0020792D" w:rsidRPr="00321952" w:rsidDel="00321952">
          <w:rPr>
            <w:rFonts w:cs="Helvetica"/>
            <w:color w:val="333333"/>
            <w:sz w:val="24"/>
            <w:szCs w:val="24"/>
            <w:shd w:val="clear" w:color="auto" w:fill="FFFFFF"/>
          </w:rPr>
          <w:delText xml:space="preserve"> results</w:delText>
        </w:r>
        <w:r w:rsidRPr="00321952" w:rsidDel="00321952">
          <w:rPr>
            <w:rFonts w:cs="Helvetica"/>
            <w:color w:val="333333"/>
            <w:sz w:val="24"/>
            <w:szCs w:val="24"/>
            <w:shd w:val="clear" w:color="auto" w:fill="FFFFFF"/>
          </w:rPr>
          <w:delText>, making it easy to communicate results with local communities.</w:delText>
        </w:r>
      </w:del>
    </w:p>
    <w:p w14:paraId="33A79F2E" w14:textId="46992F55" w:rsidR="00092138" w:rsidRPr="00321952" w:rsidRDefault="0027128C" w:rsidP="0008507F">
      <w:pPr>
        <w:spacing w:line="360" w:lineRule="auto"/>
        <w:ind w:firstLine="720"/>
        <w:jc w:val="both"/>
        <w:rPr>
          <w:rFonts w:cs="Helvetica"/>
          <w:color w:val="333333"/>
          <w:sz w:val="24"/>
          <w:szCs w:val="24"/>
        </w:rPr>
      </w:pPr>
      <w:r w:rsidRPr="00321952">
        <w:rPr>
          <w:rFonts w:cs="Helvetica"/>
          <w:color w:val="333333"/>
          <w:sz w:val="24"/>
          <w:szCs w:val="24"/>
        </w:rPr>
        <w:t xml:space="preserve">While Petrifilm plates can provide </w:t>
      </w:r>
      <w:r w:rsidR="006E215F" w:rsidRPr="00321952">
        <w:rPr>
          <w:rFonts w:cs="Helvetica"/>
          <w:color w:val="333333"/>
          <w:sz w:val="24"/>
          <w:szCs w:val="24"/>
        </w:rPr>
        <w:t xml:space="preserve">water quality engineers in the </w:t>
      </w:r>
      <w:r w:rsidRPr="00321952">
        <w:rPr>
          <w:rFonts w:cs="Helvetica"/>
          <w:color w:val="333333"/>
          <w:sz w:val="24"/>
          <w:szCs w:val="24"/>
        </w:rPr>
        <w:t xml:space="preserve">field with powerful visual analysis at a low cost, the plates require a </w:t>
      </w:r>
      <w:r w:rsidR="006E215F" w:rsidRPr="00321952">
        <w:rPr>
          <w:rFonts w:cs="Helvetica"/>
          <w:color w:val="333333"/>
          <w:sz w:val="24"/>
          <w:szCs w:val="24"/>
        </w:rPr>
        <w:t>48-</w:t>
      </w:r>
      <w:r w:rsidRPr="00321952">
        <w:rPr>
          <w:rFonts w:cs="Helvetica"/>
          <w:color w:val="333333"/>
          <w:sz w:val="24"/>
          <w:szCs w:val="24"/>
        </w:rPr>
        <w:t xml:space="preserve">hour incubation period at 37°C. </w:t>
      </w:r>
      <w:r w:rsidR="002427F5" w:rsidRPr="00321952">
        <w:rPr>
          <w:rFonts w:cs="Helvetica"/>
          <w:color w:val="333333"/>
          <w:sz w:val="24"/>
          <w:szCs w:val="24"/>
        </w:rPr>
        <w:t>Due to the high cost and energy requirements of commercial incubators, m</w:t>
      </w:r>
      <w:r w:rsidR="002F0C52" w:rsidRPr="00321952">
        <w:rPr>
          <w:rFonts w:cs="Helvetica"/>
          <w:color w:val="333333"/>
          <w:sz w:val="24"/>
          <w:szCs w:val="24"/>
        </w:rPr>
        <w:t>any w</w:t>
      </w:r>
      <w:r w:rsidRPr="00321952">
        <w:rPr>
          <w:rFonts w:cs="Helvetica"/>
          <w:color w:val="333333"/>
          <w:sz w:val="24"/>
          <w:szCs w:val="24"/>
        </w:rPr>
        <w:t xml:space="preserve">orkers currently accomplish this by </w:t>
      </w:r>
      <w:r w:rsidR="006E215F" w:rsidRPr="00321952">
        <w:rPr>
          <w:rFonts w:cs="Helvetica"/>
          <w:color w:val="333333"/>
          <w:sz w:val="24"/>
          <w:szCs w:val="24"/>
        </w:rPr>
        <w:t xml:space="preserve">fastening </w:t>
      </w:r>
      <w:r w:rsidR="002427F5" w:rsidRPr="00321952">
        <w:rPr>
          <w:rFonts w:cs="Helvetica"/>
          <w:color w:val="333333"/>
          <w:sz w:val="24"/>
          <w:szCs w:val="24"/>
        </w:rPr>
        <w:t xml:space="preserve">the </w:t>
      </w:r>
      <w:r w:rsidRPr="00321952">
        <w:rPr>
          <w:rFonts w:cs="Helvetica"/>
          <w:color w:val="333333"/>
          <w:sz w:val="24"/>
          <w:szCs w:val="24"/>
        </w:rPr>
        <w:t xml:space="preserve">plates </w:t>
      </w:r>
      <w:r w:rsidR="006E215F" w:rsidRPr="00321952">
        <w:rPr>
          <w:rFonts w:cs="Helvetica"/>
          <w:color w:val="333333"/>
          <w:sz w:val="24"/>
          <w:szCs w:val="24"/>
        </w:rPr>
        <w:t xml:space="preserve">to their </w:t>
      </w:r>
      <w:r w:rsidR="002F0C52" w:rsidRPr="00321952">
        <w:rPr>
          <w:rFonts w:cs="Helvetica"/>
          <w:color w:val="333333"/>
          <w:sz w:val="24"/>
          <w:szCs w:val="24"/>
        </w:rPr>
        <w:t>bodies</w:t>
      </w:r>
      <w:r w:rsidRPr="00321952">
        <w:rPr>
          <w:rFonts w:cs="Helvetica"/>
          <w:color w:val="333333"/>
          <w:sz w:val="24"/>
          <w:szCs w:val="24"/>
        </w:rPr>
        <w:t xml:space="preserve">, a </w:t>
      </w:r>
      <w:r w:rsidR="002F0C52" w:rsidRPr="00321952">
        <w:rPr>
          <w:rFonts w:cs="Helvetica"/>
          <w:color w:val="333333"/>
          <w:sz w:val="24"/>
          <w:szCs w:val="24"/>
        </w:rPr>
        <w:t xml:space="preserve">method </w:t>
      </w:r>
      <w:r w:rsidRPr="00321952">
        <w:rPr>
          <w:rFonts w:cs="Helvetica"/>
          <w:color w:val="333333"/>
          <w:sz w:val="24"/>
          <w:szCs w:val="24"/>
        </w:rPr>
        <w:t>which is inconvenient</w:t>
      </w:r>
      <w:r w:rsidR="002F0C52" w:rsidRPr="00321952">
        <w:rPr>
          <w:rFonts w:cs="Helvetica"/>
          <w:color w:val="333333"/>
          <w:sz w:val="24"/>
          <w:szCs w:val="24"/>
        </w:rPr>
        <w:t xml:space="preserve">, </w:t>
      </w:r>
      <w:r w:rsidRPr="00321952">
        <w:rPr>
          <w:rFonts w:cs="Helvetica"/>
          <w:color w:val="333333"/>
          <w:sz w:val="24"/>
          <w:szCs w:val="24"/>
        </w:rPr>
        <w:t>inconsistent</w:t>
      </w:r>
      <w:r w:rsidR="002F0C52" w:rsidRPr="00321952">
        <w:rPr>
          <w:rFonts w:cs="Helvetica"/>
          <w:color w:val="333333"/>
          <w:sz w:val="24"/>
          <w:szCs w:val="24"/>
        </w:rPr>
        <w:t xml:space="preserve">, and error-prone. </w:t>
      </w:r>
      <w:r w:rsidRPr="00321952">
        <w:rPr>
          <w:rFonts w:cs="Helvetica"/>
          <w:color w:val="333333"/>
          <w:sz w:val="24"/>
          <w:szCs w:val="24"/>
        </w:rPr>
        <w:t>Armadillo offers a simple, low-cost incubation solution.</w:t>
      </w:r>
    </w:p>
    <w:p w14:paraId="40927F3A" w14:textId="5252E4D6" w:rsidR="0027128C" w:rsidRPr="00321952" w:rsidRDefault="008440B0" w:rsidP="0008507F">
      <w:pPr>
        <w:pStyle w:val="NormalWeb"/>
        <w:shd w:val="clear" w:color="auto" w:fill="FFFFFF"/>
        <w:spacing w:before="45" w:beforeAutospacing="0" w:after="150" w:afterAutospacing="0" w:line="360" w:lineRule="auto"/>
        <w:ind w:firstLine="720"/>
        <w:jc w:val="both"/>
        <w:rPr>
          <w:rFonts w:asciiTheme="minorHAnsi" w:eastAsiaTheme="minorHAnsi" w:hAnsiTheme="minorHAnsi" w:cs="Helvetica"/>
          <w:color w:val="333333"/>
        </w:rPr>
      </w:pPr>
      <w:r w:rsidRPr="00321952">
        <w:rPr>
          <w:rFonts w:asciiTheme="minorHAnsi" w:eastAsiaTheme="minorHAnsi" w:hAnsiTheme="minorHAnsi" w:cs="Helvetica"/>
          <w:color w:val="333333"/>
        </w:rPr>
        <w:t xml:space="preserve">The incubator described here is </w:t>
      </w:r>
      <w:r w:rsidR="002427F5" w:rsidRPr="00321952">
        <w:rPr>
          <w:rFonts w:asciiTheme="minorHAnsi" w:eastAsiaTheme="minorHAnsi" w:hAnsiTheme="minorHAnsi" w:cs="Helvetica"/>
          <w:color w:val="333333"/>
        </w:rPr>
        <w:t>easy to assemble, easy to operate</w:t>
      </w:r>
      <w:r w:rsidR="00DB51D1" w:rsidRPr="00321952">
        <w:rPr>
          <w:rFonts w:asciiTheme="minorHAnsi" w:eastAsiaTheme="minorHAnsi" w:hAnsiTheme="minorHAnsi" w:cs="Helvetica"/>
          <w:color w:val="333333"/>
        </w:rPr>
        <w:t xml:space="preserve">, </w:t>
      </w:r>
      <w:r w:rsidRPr="00321952">
        <w:rPr>
          <w:rFonts w:asciiTheme="minorHAnsi" w:eastAsiaTheme="minorHAnsi" w:hAnsiTheme="minorHAnsi" w:cs="Helvetica"/>
          <w:color w:val="333333"/>
        </w:rPr>
        <w:t xml:space="preserve">low-cost, battery-powered, </w:t>
      </w:r>
      <w:r w:rsidR="002427F5" w:rsidRPr="00321952">
        <w:rPr>
          <w:rFonts w:asciiTheme="minorHAnsi" w:eastAsiaTheme="minorHAnsi" w:hAnsiTheme="minorHAnsi" w:cs="Helvetica"/>
          <w:color w:val="333333"/>
        </w:rPr>
        <w:t xml:space="preserve">rugged, and </w:t>
      </w:r>
      <w:r w:rsidRPr="00321952">
        <w:rPr>
          <w:rFonts w:asciiTheme="minorHAnsi" w:eastAsiaTheme="minorHAnsi" w:hAnsiTheme="minorHAnsi" w:cs="Helvetica"/>
          <w:color w:val="333333"/>
        </w:rPr>
        <w:t xml:space="preserve">reliable. In a 22-25°C environment, </w:t>
      </w:r>
      <w:r w:rsidR="002427F5" w:rsidRPr="00321952">
        <w:rPr>
          <w:rFonts w:asciiTheme="minorHAnsi" w:eastAsiaTheme="minorHAnsi" w:hAnsiTheme="minorHAnsi" w:cs="Helvetica"/>
          <w:color w:val="333333"/>
        </w:rPr>
        <w:t>Armadillo</w:t>
      </w:r>
      <w:r w:rsidRPr="00321952">
        <w:rPr>
          <w:rFonts w:asciiTheme="minorHAnsi" w:eastAsiaTheme="minorHAnsi" w:hAnsiTheme="minorHAnsi" w:cs="Helvetica"/>
          <w:color w:val="333333"/>
        </w:rPr>
        <w:t xml:space="preserve"> can incubate 40+ </w:t>
      </w:r>
      <w:r w:rsidR="002427F5" w:rsidRPr="00321952">
        <w:rPr>
          <w:rFonts w:asciiTheme="minorHAnsi" w:eastAsiaTheme="minorHAnsi" w:hAnsiTheme="minorHAnsi" w:cs="Helvetica"/>
          <w:color w:val="333333"/>
        </w:rPr>
        <w:t>Petrifilm plates beyond the</w:t>
      </w:r>
      <w:r w:rsidRPr="00321952">
        <w:rPr>
          <w:rFonts w:asciiTheme="minorHAnsi" w:eastAsiaTheme="minorHAnsi" w:hAnsiTheme="minorHAnsi" w:cs="Helvetica"/>
          <w:color w:val="333333"/>
        </w:rPr>
        <w:t xml:space="preserve"> 48 hours required to complete </w:t>
      </w:r>
      <w:r w:rsidR="002427F5" w:rsidRPr="00321952">
        <w:rPr>
          <w:rFonts w:asciiTheme="minorHAnsi" w:eastAsiaTheme="minorHAnsi" w:hAnsiTheme="minorHAnsi" w:cs="Helvetica"/>
          <w:color w:val="333333"/>
        </w:rPr>
        <w:t>analysis</w:t>
      </w:r>
      <w:r w:rsidRPr="00321952">
        <w:rPr>
          <w:rFonts w:asciiTheme="minorHAnsi" w:eastAsiaTheme="minorHAnsi" w:hAnsiTheme="minorHAnsi" w:cs="Helvetica"/>
          <w:color w:val="333333"/>
        </w:rPr>
        <w:t xml:space="preserve">. </w:t>
      </w:r>
    </w:p>
    <w:p w14:paraId="4F27B3E7" w14:textId="77777777" w:rsidR="00092138" w:rsidRPr="00321952" w:rsidRDefault="00092138" w:rsidP="009F2DE2">
      <w:pPr>
        <w:pStyle w:val="Heading1"/>
        <w:spacing w:before="0"/>
        <w:rPr>
          <w:rFonts w:eastAsiaTheme="minorHAnsi"/>
          <w:sz w:val="24"/>
          <w:szCs w:val="24"/>
        </w:rPr>
      </w:pPr>
      <w:bookmarkStart w:id="6" w:name="_Toc475231105"/>
      <w:r w:rsidRPr="00321952">
        <w:rPr>
          <w:rFonts w:eastAsiaTheme="minorHAnsi"/>
          <w:sz w:val="24"/>
          <w:szCs w:val="24"/>
        </w:rPr>
        <w:t>Audience</w:t>
      </w:r>
      <w:bookmarkEnd w:id="6"/>
    </w:p>
    <w:p w14:paraId="412D8AF8" w14:textId="6DAA70D5" w:rsidR="00092138" w:rsidRDefault="00092138" w:rsidP="0008507F">
      <w:pPr>
        <w:pStyle w:val="NormalWeb"/>
        <w:shd w:val="clear" w:color="auto" w:fill="FFFFFF"/>
        <w:spacing w:before="45" w:beforeAutospacing="0" w:after="150" w:afterAutospacing="0" w:line="360" w:lineRule="auto"/>
        <w:jc w:val="both"/>
        <w:rPr>
          <w:ins w:id="7" w:author="pc" w:date="2017-02-20T17:50:00Z"/>
          <w:rFonts w:asciiTheme="minorHAnsi" w:eastAsiaTheme="minorHAnsi" w:hAnsiTheme="minorHAnsi" w:cs="Helvetica"/>
          <w:color w:val="333333"/>
        </w:rPr>
      </w:pPr>
      <w:r w:rsidRPr="00321952">
        <w:rPr>
          <w:rFonts w:asciiTheme="minorHAnsi" w:eastAsiaTheme="minorHAnsi" w:hAnsiTheme="minorHAnsi" w:cs="Helvetica"/>
          <w:color w:val="333333"/>
        </w:rPr>
        <w:tab/>
        <w:t xml:space="preserve">The primary audience for this manual </w:t>
      </w:r>
      <w:r w:rsidR="0034774C" w:rsidRPr="00321952">
        <w:rPr>
          <w:rFonts w:asciiTheme="minorHAnsi" w:eastAsiaTheme="minorHAnsi" w:hAnsiTheme="minorHAnsi" w:cs="Helvetica"/>
          <w:color w:val="333333"/>
        </w:rPr>
        <w:t>is anyone interested in</w:t>
      </w:r>
      <w:r w:rsidRPr="00321952">
        <w:rPr>
          <w:rFonts w:asciiTheme="minorHAnsi" w:eastAsiaTheme="minorHAnsi" w:hAnsiTheme="minorHAnsi" w:cs="Helvetica"/>
          <w:color w:val="333333"/>
        </w:rPr>
        <w:t xml:space="preserve"> detect</w:t>
      </w:r>
      <w:r w:rsidR="0034774C" w:rsidRPr="00321952">
        <w:rPr>
          <w:rFonts w:asciiTheme="minorHAnsi" w:eastAsiaTheme="minorHAnsi" w:hAnsiTheme="minorHAnsi" w:cs="Helvetica"/>
          <w:color w:val="333333"/>
        </w:rPr>
        <w:t>ing</w:t>
      </w:r>
      <w:r w:rsidRPr="00321952">
        <w:rPr>
          <w:rFonts w:asciiTheme="minorHAnsi" w:eastAsiaTheme="minorHAnsi" w:hAnsiTheme="minorHAnsi" w:cs="Helvetica"/>
          <w:color w:val="333333"/>
        </w:rPr>
        <w:t xml:space="preserve"> the presence of </w:t>
      </w:r>
      <w:r w:rsidR="0034774C" w:rsidRPr="00321952">
        <w:rPr>
          <w:rFonts w:asciiTheme="minorHAnsi" w:eastAsiaTheme="minorHAnsi" w:hAnsiTheme="minorHAnsi" w:cs="Helvetica"/>
          <w:color w:val="333333"/>
        </w:rPr>
        <w:t>potential</w:t>
      </w:r>
      <w:ins w:id="8" w:author="pc" w:date="2017-02-20T17:48:00Z">
        <w:r w:rsidR="00321952">
          <w:rPr>
            <w:rFonts w:asciiTheme="minorHAnsi" w:eastAsiaTheme="minorHAnsi" w:hAnsiTheme="minorHAnsi" w:cs="Helvetica"/>
            <w:color w:val="333333"/>
          </w:rPr>
          <w:t>ly</w:t>
        </w:r>
      </w:ins>
      <w:r w:rsidR="0034774C" w:rsidRPr="00321952">
        <w:rPr>
          <w:rFonts w:asciiTheme="minorHAnsi" w:eastAsiaTheme="minorHAnsi" w:hAnsiTheme="minorHAnsi" w:cs="Helvetica"/>
          <w:color w:val="333333"/>
        </w:rPr>
        <w:t xml:space="preserve"> </w:t>
      </w:r>
      <w:r w:rsidR="002427F5" w:rsidRPr="00321952">
        <w:rPr>
          <w:rFonts w:asciiTheme="minorHAnsi" w:eastAsiaTheme="minorHAnsi" w:hAnsiTheme="minorHAnsi" w:cs="Helvetica"/>
          <w:color w:val="333333"/>
        </w:rPr>
        <w:t xml:space="preserve">pathogenic </w:t>
      </w:r>
      <w:r w:rsidRPr="00321952">
        <w:rPr>
          <w:rFonts w:asciiTheme="minorHAnsi" w:eastAsiaTheme="minorHAnsi" w:hAnsiTheme="minorHAnsi" w:cs="Helvetica"/>
          <w:color w:val="333333"/>
        </w:rPr>
        <w:t xml:space="preserve">bacteria in water. </w:t>
      </w:r>
      <w:del w:id="9" w:author="Microsoft Office User" w:date="2017-02-19T00:56:00Z">
        <w:r w:rsidRPr="00321952" w:rsidDel="0034774C">
          <w:rPr>
            <w:rFonts w:asciiTheme="minorHAnsi" w:eastAsiaTheme="minorHAnsi" w:hAnsiTheme="minorHAnsi" w:cs="Helvetica"/>
            <w:color w:val="333333"/>
          </w:rPr>
          <w:delText xml:space="preserve"> </w:delText>
        </w:r>
      </w:del>
      <w:r w:rsidRPr="00321952">
        <w:rPr>
          <w:rFonts w:asciiTheme="minorHAnsi" w:eastAsiaTheme="minorHAnsi" w:hAnsiTheme="minorHAnsi" w:cs="Helvetica"/>
          <w:color w:val="333333"/>
        </w:rPr>
        <w:t xml:space="preserve">Construction of the </w:t>
      </w:r>
      <w:r w:rsidR="0034774C" w:rsidRPr="00321952">
        <w:rPr>
          <w:rFonts w:asciiTheme="minorHAnsi" w:eastAsiaTheme="minorHAnsi" w:hAnsiTheme="minorHAnsi" w:cs="Helvetica"/>
          <w:color w:val="333333"/>
        </w:rPr>
        <w:t xml:space="preserve">incubator </w:t>
      </w:r>
      <w:r w:rsidRPr="00321952">
        <w:rPr>
          <w:rFonts w:asciiTheme="minorHAnsi" w:eastAsiaTheme="minorHAnsi" w:hAnsiTheme="minorHAnsi" w:cs="Helvetica"/>
          <w:color w:val="333333"/>
        </w:rPr>
        <w:t xml:space="preserve">requires </w:t>
      </w:r>
      <w:r w:rsidR="0034774C" w:rsidRPr="00321952">
        <w:rPr>
          <w:rFonts w:asciiTheme="minorHAnsi" w:eastAsiaTheme="minorHAnsi" w:hAnsiTheme="minorHAnsi" w:cs="Helvetica"/>
          <w:color w:val="333333"/>
        </w:rPr>
        <w:t xml:space="preserve">only </w:t>
      </w:r>
      <w:r w:rsidRPr="00321952">
        <w:rPr>
          <w:rFonts w:asciiTheme="minorHAnsi" w:eastAsiaTheme="minorHAnsi" w:hAnsiTheme="minorHAnsi" w:cs="Helvetica"/>
          <w:color w:val="333333"/>
        </w:rPr>
        <w:t xml:space="preserve">basic familiarity with hand tools and the ability to connect simple electrical components. A secondary audience </w:t>
      </w:r>
      <w:r w:rsidR="0034774C" w:rsidRPr="00321952">
        <w:rPr>
          <w:rFonts w:asciiTheme="minorHAnsi" w:eastAsiaTheme="minorHAnsi" w:hAnsiTheme="minorHAnsi" w:cs="Helvetica"/>
          <w:color w:val="333333"/>
        </w:rPr>
        <w:t xml:space="preserve">may </w:t>
      </w:r>
      <w:r w:rsidRPr="00321952">
        <w:rPr>
          <w:rFonts w:asciiTheme="minorHAnsi" w:eastAsiaTheme="minorHAnsi" w:hAnsiTheme="minorHAnsi" w:cs="Helvetica"/>
          <w:color w:val="333333"/>
        </w:rPr>
        <w:t xml:space="preserve">be engineering students interesting in learning fabrication skills </w:t>
      </w:r>
      <w:r w:rsidR="0034774C" w:rsidRPr="00321952">
        <w:rPr>
          <w:rFonts w:asciiTheme="minorHAnsi" w:eastAsiaTheme="minorHAnsi" w:hAnsiTheme="minorHAnsi" w:cs="Helvetica"/>
          <w:color w:val="333333"/>
        </w:rPr>
        <w:t xml:space="preserve">and </w:t>
      </w:r>
      <w:r w:rsidRPr="00321952">
        <w:rPr>
          <w:rFonts w:asciiTheme="minorHAnsi" w:eastAsiaTheme="minorHAnsi" w:hAnsiTheme="minorHAnsi" w:cs="Helvetica"/>
          <w:color w:val="333333"/>
        </w:rPr>
        <w:t>those who require incubat</w:t>
      </w:r>
      <w:r w:rsidR="0034774C" w:rsidRPr="00321952">
        <w:rPr>
          <w:rFonts w:asciiTheme="minorHAnsi" w:eastAsiaTheme="minorHAnsi" w:hAnsiTheme="minorHAnsi" w:cs="Helvetica"/>
          <w:color w:val="333333"/>
        </w:rPr>
        <w:t>ion</w:t>
      </w:r>
      <w:r w:rsidRPr="00321952">
        <w:rPr>
          <w:rFonts w:asciiTheme="minorHAnsi" w:eastAsiaTheme="minorHAnsi" w:hAnsiTheme="minorHAnsi" w:cs="Helvetica"/>
          <w:color w:val="333333"/>
        </w:rPr>
        <w:t xml:space="preserve"> for other purpose</w:t>
      </w:r>
      <w:r w:rsidR="0034774C" w:rsidRPr="00321952">
        <w:rPr>
          <w:rFonts w:asciiTheme="minorHAnsi" w:eastAsiaTheme="minorHAnsi" w:hAnsiTheme="minorHAnsi" w:cs="Helvetica"/>
          <w:color w:val="333333"/>
        </w:rPr>
        <w:t>s</w:t>
      </w:r>
      <w:r w:rsidRPr="00321952">
        <w:rPr>
          <w:rFonts w:asciiTheme="minorHAnsi" w:eastAsiaTheme="minorHAnsi" w:hAnsiTheme="minorHAnsi" w:cs="Helvetica"/>
          <w:color w:val="333333"/>
        </w:rPr>
        <w:t xml:space="preserve">.   </w:t>
      </w:r>
    </w:p>
    <w:p w14:paraId="3EB79C1B" w14:textId="77777777" w:rsidR="00321952" w:rsidRPr="00321952" w:rsidRDefault="00321952" w:rsidP="0008507F">
      <w:pPr>
        <w:pStyle w:val="NormalWeb"/>
        <w:shd w:val="clear" w:color="auto" w:fill="FFFFFF"/>
        <w:spacing w:before="45" w:beforeAutospacing="0" w:after="150" w:afterAutospacing="0" w:line="360" w:lineRule="auto"/>
        <w:jc w:val="both"/>
        <w:rPr>
          <w:rFonts w:asciiTheme="minorHAnsi" w:eastAsiaTheme="minorHAnsi" w:hAnsiTheme="minorHAnsi" w:cs="Helvetica"/>
          <w:color w:val="333333"/>
        </w:rPr>
      </w:pPr>
    </w:p>
    <w:p w14:paraId="0B393512" w14:textId="77777777" w:rsidR="00092138" w:rsidRPr="00321952" w:rsidRDefault="00092138" w:rsidP="0008507F">
      <w:pPr>
        <w:pStyle w:val="Heading1"/>
        <w:jc w:val="both"/>
        <w:rPr>
          <w:rFonts w:eastAsiaTheme="minorHAnsi"/>
          <w:sz w:val="24"/>
          <w:szCs w:val="24"/>
        </w:rPr>
      </w:pPr>
      <w:bookmarkStart w:id="10" w:name="_Toc475231106"/>
      <w:r w:rsidRPr="00321952">
        <w:rPr>
          <w:rFonts w:eastAsiaTheme="minorHAnsi"/>
          <w:sz w:val="24"/>
          <w:szCs w:val="24"/>
        </w:rPr>
        <w:lastRenderedPageBreak/>
        <w:t>Required Materials</w:t>
      </w:r>
      <w:bookmarkEnd w:id="10"/>
    </w:p>
    <w:p w14:paraId="2CB5B960" w14:textId="6858B75A" w:rsidR="00092138" w:rsidRPr="00422DF2" w:rsidRDefault="00CB3D55" w:rsidP="0008507F">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rPr>
      </w:pPr>
      <w:r>
        <w:rPr>
          <w:noProof/>
        </w:rPr>
        <w:drawing>
          <wp:anchor distT="0" distB="0" distL="114300" distR="114300" simplePos="0" relativeHeight="251671552" behindDoc="1" locked="0" layoutInCell="1" allowOverlap="1" wp14:anchorId="54AA825F" wp14:editId="2C5853E0">
            <wp:simplePos x="0" y="0"/>
            <wp:positionH relativeFrom="column">
              <wp:posOffset>-114300</wp:posOffset>
            </wp:positionH>
            <wp:positionV relativeFrom="paragraph">
              <wp:posOffset>2212340</wp:posOffset>
            </wp:positionV>
            <wp:extent cx="5943600" cy="2216785"/>
            <wp:effectExtent l="0" t="0" r="0" b="0"/>
            <wp:wrapTight wrapText="bothSides">
              <wp:wrapPolygon edited="0">
                <wp:start x="0" y="0"/>
                <wp:lineTo x="0" y="21346"/>
                <wp:lineTo x="21531" y="2134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14:sizeRelH relativeFrom="page">
              <wp14:pctWidth>0</wp14:pctWidth>
            </wp14:sizeRelH>
            <wp14:sizeRelV relativeFrom="page">
              <wp14:pctHeight>0</wp14:pctHeight>
            </wp14:sizeRelV>
          </wp:anchor>
        </w:drawing>
      </w:r>
      <w:r w:rsidR="00092138">
        <w:rPr>
          <w:rFonts w:asciiTheme="minorHAnsi" w:eastAsiaTheme="minorHAnsi" w:hAnsiTheme="minorHAnsi" w:cs="Helvetica"/>
          <w:color w:val="333333"/>
          <w:sz w:val="26"/>
          <w:szCs w:val="26"/>
        </w:rPr>
        <w:tab/>
      </w:r>
      <w:r w:rsidR="00DB51D1" w:rsidRPr="004E701A">
        <w:rPr>
          <w:rFonts w:asciiTheme="minorHAnsi" w:eastAsiaTheme="minorHAnsi" w:hAnsiTheme="minorHAnsi" w:cs="Helvetica"/>
          <w:color w:val="333333"/>
          <w:rPrChange w:id="11" w:author="Microsoft Office User" w:date="2017-02-19T01:22:00Z">
            <w:rPr>
              <w:rFonts w:asciiTheme="minorHAnsi" w:eastAsiaTheme="minorHAnsi" w:hAnsiTheme="minorHAnsi" w:cs="Helvetica"/>
              <w:color w:val="333333"/>
              <w:sz w:val="26"/>
              <w:szCs w:val="26"/>
            </w:rPr>
          </w:rPrChange>
        </w:rPr>
        <w:t>The incubator is constructed out of a housing</w:t>
      </w:r>
      <w:r w:rsidR="0034774C" w:rsidRPr="004E701A">
        <w:rPr>
          <w:rFonts w:asciiTheme="minorHAnsi" w:eastAsiaTheme="minorHAnsi" w:hAnsiTheme="minorHAnsi" w:cs="Helvetica"/>
          <w:color w:val="333333"/>
          <w:rPrChange w:id="12" w:author="Microsoft Office User" w:date="2017-02-19T01:22:00Z">
            <w:rPr>
              <w:rFonts w:asciiTheme="minorHAnsi" w:eastAsiaTheme="minorHAnsi" w:hAnsiTheme="minorHAnsi" w:cs="Helvetica"/>
              <w:color w:val="333333"/>
              <w:sz w:val="26"/>
              <w:szCs w:val="26"/>
            </w:rPr>
          </w:rPrChange>
        </w:rPr>
        <w:t xml:space="preserve"> container</w:t>
      </w:r>
      <w:r w:rsidR="00DB51D1" w:rsidRPr="004E701A">
        <w:rPr>
          <w:rFonts w:asciiTheme="minorHAnsi" w:eastAsiaTheme="minorHAnsi" w:hAnsiTheme="minorHAnsi" w:cs="Helvetica"/>
          <w:color w:val="333333"/>
          <w:rPrChange w:id="13" w:author="Microsoft Office User" w:date="2017-02-19T01:22:00Z">
            <w:rPr>
              <w:rFonts w:asciiTheme="minorHAnsi" w:eastAsiaTheme="minorHAnsi" w:hAnsiTheme="minorHAnsi" w:cs="Helvetica"/>
              <w:color w:val="333333"/>
              <w:sz w:val="26"/>
              <w:szCs w:val="26"/>
            </w:rPr>
          </w:rPrChange>
        </w:rPr>
        <w:t>, insulation, resistive heating pads, a thermostat, a battery</w:t>
      </w:r>
      <w:r w:rsidR="0034774C" w:rsidRPr="004E701A">
        <w:rPr>
          <w:rFonts w:asciiTheme="minorHAnsi" w:eastAsiaTheme="minorHAnsi" w:hAnsiTheme="minorHAnsi" w:cs="Helvetica"/>
          <w:color w:val="333333"/>
          <w:rPrChange w:id="14" w:author="Microsoft Office User" w:date="2017-02-19T01:22:00Z">
            <w:rPr>
              <w:rFonts w:asciiTheme="minorHAnsi" w:eastAsiaTheme="minorHAnsi" w:hAnsiTheme="minorHAnsi" w:cs="Helvetica"/>
              <w:color w:val="333333"/>
              <w:sz w:val="26"/>
              <w:szCs w:val="26"/>
            </w:rPr>
          </w:rPrChange>
        </w:rPr>
        <w:t>,</w:t>
      </w:r>
      <w:r w:rsidR="00DB51D1" w:rsidRPr="004E701A">
        <w:rPr>
          <w:rFonts w:asciiTheme="minorHAnsi" w:eastAsiaTheme="minorHAnsi" w:hAnsiTheme="minorHAnsi" w:cs="Helvetica"/>
          <w:color w:val="333333"/>
          <w:rPrChange w:id="15" w:author="Microsoft Office User" w:date="2017-02-19T01:22:00Z">
            <w:rPr>
              <w:rFonts w:asciiTheme="minorHAnsi" w:eastAsiaTheme="minorHAnsi" w:hAnsiTheme="minorHAnsi" w:cs="Helvetica"/>
              <w:color w:val="333333"/>
              <w:sz w:val="26"/>
              <w:szCs w:val="26"/>
            </w:rPr>
          </w:rPrChange>
        </w:rPr>
        <w:t xml:space="preserve"> and basic cardboard </w:t>
      </w:r>
      <w:r w:rsidR="000A3942">
        <w:rPr>
          <w:rFonts w:asciiTheme="minorHAnsi" w:eastAsiaTheme="minorHAnsi" w:hAnsiTheme="minorHAnsi" w:cs="Helvetica"/>
          <w:color w:val="333333"/>
        </w:rPr>
        <w:t>Petrifilm Count Plate shelves</w:t>
      </w:r>
      <w:r w:rsidR="00DB51D1" w:rsidRPr="00422DF2">
        <w:rPr>
          <w:rFonts w:asciiTheme="minorHAnsi" w:eastAsiaTheme="minorHAnsi" w:hAnsiTheme="minorHAnsi" w:cs="Helvetica"/>
          <w:color w:val="333333"/>
        </w:rPr>
        <w:t xml:space="preserve">. Below, we include a list of the materials used in the construction of this device, </w:t>
      </w:r>
      <w:r w:rsidR="0034774C" w:rsidRPr="00422DF2">
        <w:rPr>
          <w:rFonts w:asciiTheme="minorHAnsi" w:eastAsiaTheme="minorHAnsi" w:hAnsiTheme="minorHAnsi" w:cs="Helvetica"/>
          <w:color w:val="333333"/>
        </w:rPr>
        <w:t xml:space="preserve">with </w:t>
      </w:r>
      <w:r w:rsidR="00DB51D1" w:rsidRPr="00422DF2">
        <w:rPr>
          <w:rFonts w:asciiTheme="minorHAnsi" w:eastAsiaTheme="minorHAnsi" w:hAnsiTheme="minorHAnsi" w:cs="Helvetica"/>
          <w:color w:val="333333"/>
        </w:rPr>
        <w:t xml:space="preserve">links </w:t>
      </w:r>
      <w:r w:rsidR="00422DF2">
        <w:rPr>
          <w:rFonts w:asciiTheme="minorHAnsi" w:eastAsiaTheme="minorHAnsi" w:hAnsiTheme="minorHAnsi" w:cs="Helvetica"/>
          <w:color w:val="333333"/>
        </w:rPr>
        <w:t>to potential suppliers</w:t>
      </w:r>
      <w:r w:rsidR="00DB51D1" w:rsidRPr="00422DF2">
        <w:rPr>
          <w:rFonts w:asciiTheme="minorHAnsi" w:eastAsiaTheme="minorHAnsi" w:hAnsiTheme="minorHAnsi" w:cs="Helvetica"/>
          <w:color w:val="333333"/>
        </w:rPr>
        <w:t>. All</w:t>
      </w:r>
      <w:r w:rsidR="003F1879" w:rsidRPr="00422DF2">
        <w:rPr>
          <w:rFonts w:asciiTheme="minorHAnsi" w:eastAsiaTheme="minorHAnsi" w:hAnsiTheme="minorHAnsi" w:cs="Helvetica"/>
          <w:color w:val="333333"/>
        </w:rPr>
        <w:t xml:space="preserve"> materials were purchased from A</w:t>
      </w:r>
      <w:r w:rsidR="00DB51D1" w:rsidRPr="00422DF2">
        <w:rPr>
          <w:rFonts w:asciiTheme="minorHAnsi" w:eastAsiaTheme="minorHAnsi" w:hAnsiTheme="minorHAnsi" w:cs="Helvetica"/>
          <w:color w:val="333333"/>
        </w:rPr>
        <w:t xml:space="preserve">mazon, with the exception of the Adafruit heating pad sources from Adafruit, and the foam </w:t>
      </w:r>
      <w:r w:rsidRPr="00422DF2">
        <w:rPr>
          <w:rFonts w:asciiTheme="minorHAnsi" w:eastAsiaTheme="minorHAnsi" w:hAnsiTheme="minorHAnsi" w:cs="Helvetica"/>
          <w:color w:val="333333"/>
        </w:rPr>
        <w:t>insulation sourced from H</w:t>
      </w:r>
      <w:r w:rsidR="00DB51D1" w:rsidRPr="00422DF2">
        <w:rPr>
          <w:rFonts w:asciiTheme="minorHAnsi" w:eastAsiaTheme="minorHAnsi" w:hAnsiTheme="minorHAnsi" w:cs="Helvetica"/>
          <w:color w:val="333333"/>
        </w:rPr>
        <w:t xml:space="preserve">ome </w:t>
      </w:r>
      <w:r w:rsidRPr="00422DF2">
        <w:rPr>
          <w:rFonts w:asciiTheme="minorHAnsi" w:eastAsiaTheme="minorHAnsi" w:hAnsiTheme="minorHAnsi" w:cs="Helvetica"/>
          <w:color w:val="333333"/>
        </w:rPr>
        <w:t>D</w:t>
      </w:r>
      <w:r w:rsidR="00DB51D1" w:rsidRPr="00422DF2">
        <w:rPr>
          <w:rFonts w:asciiTheme="minorHAnsi" w:eastAsiaTheme="minorHAnsi" w:hAnsiTheme="minorHAnsi" w:cs="Helvetica"/>
          <w:color w:val="333333"/>
        </w:rPr>
        <w:t xml:space="preserve">epot. </w:t>
      </w:r>
      <w:r w:rsidRPr="00422DF2">
        <w:rPr>
          <w:rFonts w:asciiTheme="minorHAnsi" w:eastAsiaTheme="minorHAnsi" w:hAnsiTheme="minorHAnsi" w:cs="Helvetica"/>
          <w:b/>
          <w:color w:val="333333"/>
        </w:rPr>
        <w:t>In addition to these materials, please print the paper templates found in Appendix A. These will be used to cut the foam and cardboard to the appropriate size.</w:t>
      </w:r>
    </w:p>
    <w:p w14:paraId="52955670" w14:textId="214B5000" w:rsidR="009F2DE2" w:rsidRPr="0034774C" w:rsidRDefault="009F2DE2"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FF0000"/>
          <w:sz w:val="26"/>
          <w:szCs w:val="26"/>
          <w:rPrChange w:id="16" w:author="Microsoft Office User" w:date="2017-02-19T01:00:00Z">
            <w:rPr>
              <w:rFonts w:asciiTheme="minorHAnsi" w:eastAsiaTheme="minorHAnsi" w:hAnsiTheme="minorHAnsi" w:cs="Helvetica"/>
              <w:color w:val="333333"/>
              <w:sz w:val="26"/>
              <w:szCs w:val="26"/>
            </w:rPr>
          </w:rPrChange>
        </w:rPr>
      </w:pPr>
      <w:r w:rsidRPr="0034774C">
        <w:rPr>
          <w:rFonts w:asciiTheme="minorHAnsi" w:eastAsiaTheme="minorHAnsi" w:hAnsiTheme="minorHAnsi" w:cs="Helvetica"/>
          <w:b/>
          <w:color w:val="FF0000"/>
          <w:sz w:val="26"/>
          <w:szCs w:val="26"/>
          <w:rPrChange w:id="17" w:author="Microsoft Office User" w:date="2017-02-19T01:00:00Z">
            <w:rPr>
              <w:rFonts w:asciiTheme="minorHAnsi" w:eastAsiaTheme="minorHAnsi" w:hAnsiTheme="minorHAnsi" w:cs="Helvetica"/>
              <w:b/>
              <w:color w:val="333333"/>
              <w:sz w:val="26"/>
              <w:szCs w:val="26"/>
            </w:rPr>
          </w:rPrChange>
        </w:rPr>
        <w:t>NEEDS UPDATED TO REAL LINK</w:t>
      </w:r>
      <w:ins w:id="18" w:author="Microsoft Office User" w:date="2017-02-19T01:00:00Z">
        <w:r w:rsidR="0034774C">
          <w:rPr>
            <w:rFonts w:asciiTheme="minorHAnsi" w:eastAsiaTheme="minorHAnsi" w:hAnsiTheme="minorHAnsi" w:cs="Helvetica"/>
            <w:b/>
            <w:color w:val="FF0000"/>
            <w:sz w:val="26"/>
            <w:szCs w:val="26"/>
          </w:rPr>
          <w:t>. NEED TO CHANGE RACK TO $0 BECAUSE IT’S NOW CARDOARD</w:t>
        </w:r>
      </w:ins>
    </w:p>
    <w:p w14:paraId="4621FA3A" w14:textId="77777777" w:rsidR="003F1879" w:rsidRDefault="002E50E0" w:rsidP="00092138">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sz w:val="26"/>
          <w:szCs w:val="26"/>
        </w:rPr>
      </w:pPr>
      <w:r>
        <w:rPr>
          <w:noProof/>
        </w:rPr>
        <w:drawing>
          <wp:anchor distT="0" distB="0" distL="114300" distR="114300" simplePos="0" relativeHeight="251669504" behindDoc="1" locked="0" layoutInCell="1" allowOverlap="1" wp14:anchorId="5396784A" wp14:editId="4E918666">
            <wp:simplePos x="0" y="0"/>
            <wp:positionH relativeFrom="column">
              <wp:posOffset>377825</wp:posOffset>
            </wp:positionH>
            <wp:positionV relativeFrom="paragraph">
              <wp:posOffset>50165</wp:posOffset>
            </wp:positionV>
            <wp:extent cx="2231390" cy="3000375"/>
            <wp:effectExtent l="0" t="0" r="0" b="9525"/>
            <wp:wrapTight wrapText="bothSides">
              <wp:wrapPolygon edited="0">
                <wp:start x="0" y="0"/>
                <wp:lineTo x="0" y="21531"/>
                <wp:lineTo x="21391" y="21531"/>
                <wp:lineTo x="2139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G9BX3IVO5A7SH.LA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1390" cy="3000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FDDD6E3" wp14:editId="3C89A885">
            <wp:simplePos x="0" y="0"/>
            <wp:positionH relativeFrom="column">
              <wp:posOffset>3075305</wp:posOffset>
            </wp:positionH>
            <wp:positionV relativeFrom="paragraph">
              <wp:posOffset>139700</wp:posOffset>
            </wp:positionV>
            <wp:extent cx="2266950" cy="2552700"/>
            <wp:effectExtent l="0" t="0" r="0" b="0"/>
            <wp:wrapTight wrapText="bothSides">
              <wp:wrapPolygon edited="0">
                <wp:start x="0" y="0"/>
                <wp:lineTo x="0" y="21439"/>
                <wp:lineTo x="21418" y="21439"/>
                <wp:lineTo x="2141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66950" cy="2552700"/>
                    </a:xfrm>
                    <a:prstGeom prst="rect">
                      <a:avLst/>
                    </a:prstGeom>
                  </pic:spPr>
                </pic:pic>
              </a:graphicData>
            </a:graphic>
            <wp14:sizeRelH relativeFrom="page">
              <wp14:pctWidth>0</wp14:pctWidth>
            </wp14:sizeRelH>
            <wp14:sizeRelV relativeFrom="page">
              <wp14:pctHeight>0</wp14:pctHeight>
            </wp14:sizeRelV>
          </wp:anchor>
        </w:drawing>
      </w:r>
    </w:p>
    <w:p w14:paraId="2089605C" w14:textId="77777777" w:rsidR="003F1879" w:rsidRDefault="003F1879" w:rsidP="00092138">
      <w:pPr>
        <w:pStyle w:val="NormalWeb"/>
        <w:shd w:val="clear" w:color="auto" w:fill="FFFFFF"/>
        <w:spacing w:before="0" w:beforeAutospacing="0" w:after="0" w:afterAutospacing="0" w:line="360" w:lineRule="auto"/>
        <w:jc w:val="both"/>
        <w:rPr>
          <w:rFonts w:asciiTheme="minorHAnsi" w:eastAsiaTheme="minorHAnsi" w:hAnsiTheme="minorHAnsi" w:cs="Helvetica"/>
          <w:b/>
          <w:color w:val="333333"/>
          <w:sz w:val="26"/>
          <w:szCs w:val="26"/>
        </w:rPr>
      </w:pPr>
    </w:p>
    <w:p w14:paraId="5142625E" w14:textId="77777777" w:rsidR="003F1879" w:rsidRDefault="003F1879">
      <w:pPr>
        <w:rPr>
          <w:rFonts w:cs="Helvetica"/>
          <w:b/>
          <w:color w:val="333333"/>
          <w:sz w:val="26"/>
          <w:szCs w:val="26"/>
        </w:rPr>
      </w:pPr>
      <w:r>
        <w:rPr>
          <w:rFonts w:cs="Helvetica"/>
          <w:b/>
          <w:color w:val="333333"/>
          <w:sz w:val="26"/>
          <w:szCs w:val="26"/>
        </w:rPr>
        <w:br w:type="page"/>
      </w:r>
    </w:p>
    <w:p w14:paraId="7AC48BC8" w14:textId="77777777" w:rsidR="003F1879" w:rsidRPr="004E701A" w:rsidRDefault="003F1879" w:rsidP="00EB442F">
      <w:pPr>
        <w:pStyle w:val="Heading1"/>
        <w:jc w:val="center"/>
        <w:rPr>
          <w:rFonts w:eastAsiaTheme="minorHAnsi"/>
          <w:sz w:val="36"/>
          <w:szCs w:val="36"/>
          <w:rPrChange w:id="19" w:author="Microsoft Office User" w:date="2017-02-19T01:22:00Z">
            <w:rPr>
              <w:rFonts w:eastAsiaTheme="minorHAnsi"/>
              <w:sz w:val="32"/>
              <w:szCs w:val="32"/>
            </w:rPr>
          </w:rPrChange>
        </w:rPr>
      </w:pPr>
      <w:bookmarkStart w:id="20" w:name="_Toc475231107"/>
      <w:r w:rsidRPr="004E701A">
        <w:rPr>
          <w:rFonts w:eastAsiaTheme="minorHAnsi"/>
          <w:sz w:val="36"/>
          <w:szCs w:val="36"/>
          <w:rPrChange w:id="21" w:author="Microsoft Office User" w:date="2017-02-19T01:22:00Z">
            <w:rPr>
              <w:rFonts w:eastAsiaTheme="minorHAnsi"/>
              <w:sz w:val="32"/>
              <w:szCs w:val="32"/>
            </w:rPr>
          </w:rPrChange>
        </w:rPr>
        <w:lastRenderedPageBreak/>
        <w:t>Construction of Armadillo</w:t>
      </w:r>
      <w:bookmarkEnd w:id="20"/>
    </w:p>
    <w:p w14:paraId="61337D7A" w14:textId="77777777" w:rsidR="003F1879" w:rsidRPr="004E701A" w:rsidRDefault="003F1879" w:rsidP="0008507F">
      <w:pPr>
        <w:pStyle w:val="Heading2"/>
        <w:jc w:val="both"/>
        <w:rPr>
          <w:rFonts w:eastAsiaTheme="minorHAnsi"/>
          <w:i/>
          <w:sz w:val="24"/>
          <w:szCs w:val="24"/>
          <w:rPrChange w:id="22" w:author="Microsoft Office User" w:date="2017-02-19T01:22:00Z">
            <w:rPr>
              <w:rFonts w:eastAsiaTheme="minorHAnsi"/>
              <w:i/>
            </w:rPr>
          </w:rPrChange>
        </w:rPr>
      </w:pPr>
      <w:bookmarkStart w:id="23" w:name="_Toc475231108"/>
      <w:r w:rsidRPr="004E701A">
        <w:rPr>
          <w:rFonts w:eastAsiaTheme="minorHAnsi"/>
          <w:i/>
          <w:sz w:val="24"/>
          <w:szCs w:val="24"/>
          <w:rPrChange w:id="24" w:author="Microsoft Office User" w:date="2017-02-19T01:22:00Z">
            <w:rPr>
              <w:rFonts w:eastAsiaTheme="minorHAnsi"/>
              <w:i/>
            </w:rPr>
          </w:rPrChange>
        </w:rPr>
        <w:t>Cutting of Insulation</w:t>
      </w:r>
      <w:bookmarkEnd w:id="23"/>
    </w:p>
    <w:p w14:paraId="0F619B0C" w14:textId="6AFA856D" w:rsidR="00DB06C8" w:rsidRPr="00422DF2" w:rsidRDefault="003F187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E701A">
        <w:rPr>
          <w:rFonts w:asciiTheme="minorHAnsi" w:eastAsiaTheme="minorHAnsi" w:hAnsiTheme="minorHAnsi" w:cs="Helvetica"/>
          <w:i/>
          <w:color w:val="333333"/>
          <w:rPrChange w:id="25" w:author="Microsoft Office User" w:date="2017-02-19T01:22:00Z">
            <w:rPr>
              <w:rFonts w:asciiTheme="minorHAnsi" w:eastAsiaTheme="minorHAnsi" w:hAnsiTheme="minorHAnsi" w:cs="Helvetica"/>
              <w:i/>
              <w:color w:val="333333"/>
              <w:sz w:val="26"/>
              <w:szCs w:val="26"/>
            </w:rPr>
          </w:rPrChange>
        </w:rPr>
        <w:tab/>
      </w:r>
      <w:r w:rsidRPr="004E701A">
        <w:rPr>
          <w:rFonts w:asciiTheme="minorHAnsi" w:eastAsiaTheme="minorHAnsi" w:hAnsiTheme="minorHAnsi" w:cs="Helvetica"/>
          <w:color w:val="333333"/>
          <w:rPrChange w:id="26" w:author="Microsoft Office User" w:date="2017-02-19T01:22:00Z">
            <w:rPr>
              <w:rFonts w:asciiTheme="minorHAnsi" w:eastAsiaTheme="minorHAnsi" w:hAnsiTheme="minorHAnsi" w:cs="Helvetica"/>
              <w:color w:val="333333"/>
              <w:sz w:val="26"/>
              <w:szCs w:val="26"/>
            </w:rPr>
          </w:rPrChange>
        </w:rPr>
        <w:t xml:space="preserve">The first step in constructing </w:t>
      </w:r>
      <w:r w:rsidR="0034774C" w:rsidRPr="004E701A">
        <w:rPr>
          <w:rFonts w:asciiTheme="minorHAnsi" w:eastAsiaTheme="minorHAnsi" w:hAnsiTheme="minorHAnsi" w:cs="Helvetica"/>
          <w:color w:val="333333"/>
          <w:rPrChange w:id="27" w:author="Microsoft Office User" w:date="2017-02-19T01:22:00Z">
            <w:rPr>
              <w:rFonts w:asciiTheme="minorHAnsi" w:eastAsiaTheme="minorHAnsi" w:hAnsiTheme="minorHAnsi" w:cs="Helvetica"/>
              <w:color w:val="333333"/>
              <w:sz w:val="26"/>
              <w:szCs w:val="26"/>
            </w:rPr>
          </w:rPrChange>
        </w:rPr>
        <w:t>A</w:t>
      </w:r>
      <w:r w:rsidRPr="004E701A">
        <w:rPr>
          <w:rFonts w:asciiTheme="minorHAnsi" w:eastAsiaTheme="minorHAnsi" w:hAnsiTheme="minorHAnsi" w:cs="Helvetica"/>
          <w:color w:val="333333"/>
          <w:rPrChange w:id="28" w:author="Microsoft Office User" w:date="2017-02-19T01:22:00Z">
            <w:rPr>
              <w:rFonts w:asciiTheme="minorHAnsi" w:eastAsiaTheme="minorHAnsi" w:hAnsiTheme="minorHAnsi" w:cs="Helvetica"/>
              <w:color w:val="333333"/>
              <w:sz w:val="26"/>
              <w:szCs w:val="26"/>
            </w:rPr>
          </w:rPrChange>
        </w:rPr>
        <w:t>rmadillo is to cut R-4 foam into the appropriate shape</w:t>
      </w:r>
      <w:r w:rsidR="00D0423B">
        <w:rPr>
          <w:rFonts w:asciiTheme="minorHAnsi" w:eastAsiaTheme="minorHAnsi" w:hAnsiTheme="minorHAnsi" w:cs="Helvetica"/>
          <w:color w:val="333333"/>
        </w:rPr>
        <w:t>s</w:t>
      </w:r>
      <w:r w:rsidR="0034774C" w:rsidRPr="00422DF2">
        <w:rPr>
          <w:rFonts w:asciiTheme="minorHAnsi" w:eastAsiaTheme="minorHAnsi" w:hAnsiTheme="minorHAnsi" w:cs="Helvetica"/>
          <w:color w:val="333333"/>
        </w:rPr>
        <w:t xml:space="preserve">. Using </w:t>
      </w:r>
      <w:r w:rsidRPr="00422DF2">
        <w:rPr>
          <w:rFonts w:asciiTheme="minorHAnsi" w:eastAsiaTheme="minorHAnsi" w:hAnsiTheme="minorHAnsi" w:cs="Helvetica"/>
          <w:color w:val="333333"/>
        </w:rPr>
        <w:t xml:space="preserve">the templates provided, cut the foam into one top layer, one bottom layer, and nine middle layers. If using a foam thickness other than ¾ inch, adjust the number of middle layers </w:t>
      </w:r>
      <w:r w:rsidR="00D0423B">
        <w:rPr>
          <w:rFonts w:asciiTheme="minorHAnsi" w:eastAsiaTheme="minorHAnsi" w:hAnsiTheme="minorHAnsi" w:cs="Helvetica"/>
          <w:color w:val="333333"/>
        </w:rPr>
        <w:t>to completely fill</w:t>
      </w:r>
      <w:r w:rsidR="00D0423B" w:rsidRPr="00422DF2">
        <w:rPr>
          <w:rFonts w:asciiTheme="minorHAnsi" w:eastAsiaTheme="minorHAnsi" w:hAnsiTheme="minorHAnsi" w:cs="Helvetica"/>
          <w:color w:val="333333"/>
        </w:rPr>
        <w:t xml:space="preserve"> </w:t>
      </w:r>
      <w:r w:rsidRPr="00422DF2">
        <w:rPr>
          <w:rFonts w:asciiTheme="minorHAnsi" w:eastAsiaTheme="minorHAnsi" w:hAnsiTheme="minorHAnsi" w:cs="Helvetica"/>
          <w:color w:val="333333"/>
        </w:rPr>
        <w:t xml:space="preserve">the </w:t>
      </w:r>
      <w:r w:rsidR="0034774C" w:rsidRPr="00422DF2">
        <w:rPr>
          <w:rFonts w:asciiTheme="minorHAnsi" w:eastAsiaTheme="minorHAnsi" w:hAnsiTheme="minorHAnsi" w:cs="Helvetica"/>
          <w:color w:val="333333"/>
        </w:rPr>
        <w:t>housing</w:t>
      </w:r>
      <w:ins w:id="29" w:author="pc" w:date="2017-02-20T17:53:00Z">
        <w:r w:rsidR="00422DF2">
          <w:rPr>
            <w:rFonts w:asciiTheme="minorHAnsi" w:eastAsiaTheme="minorHAnsi" w:hAnsiTheme="minorHAnsi" w:cs="Helvetica"/>
            <w:color w:val="333333"/>
          </w:rPr>
          <w:t>’s</w:t>
        </w:r>
      </w:ins>
      <w:r w:rsidR="0034774C" w:rsidRPr="00422DF2">
        <w:rPr>
          <w:rFonts w:asciiTheme="minorHAnsi" w:eastAsiaTheme="minorHAnsi" w:hAnsiTheme="minorHAnsi" w:cs="Helvetica"/>
          <w:color w:val="333333"/>
        </w:rPr>
        <w:t xml:space="preserve"> interior</w:t>
      </w:r>
      <w:r w:rsidRPr="00422DF2">
        <w:rPr>
          <w:rFonts w:asciiTheme="minorHAnsi" w:eastAsiaTheme="minorHAnsi" w:hAnsiTheme="minorHAnsi" w:cs="Helvetica"/>
          <w:color w:val="333333"/>
        </w:rPr>
        <w:t>.</w:t>
      </w:r>
    </w:p>
    <w:p w14:paraId="2E85DA27" w14:textId="77777777" w:rsidR="003F1879" w:rsidRDefault="003F187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sz w:val="26"/>
          <w:szCs w:val="26"/>
        </w:rPr>
      </w:pPr>
      <w:r>
        <w:rPr>
          <w:rFonts w:asciiTheme="minorHAnsi" w:eastAsiaTheme="minorHAnsi" w:hAnsiTheme="minorHAnsi" w:cs="Helvetica"/>
          <w:noProof/>
          <w:color w:val="333333"/>
          <w:sz w:val="26"/>
          <w:szCs w:val="26"/>
        </w:rPr>
        <w:drawing>
          <wp:inline distT="0" distB="0" distL="0" distR="0" wp14:anchorId="0812B8EE" wp14:editId="514D484B">
            <wp:extent cx="3325091" cy="2209622"/>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SST0NIVO3NPX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5091" cy="2209622"/>
                    </a:xfrm>
                    <a:prstGeom prst="rect">
                      <a:avLst/>
                    </a:prstGeom>
                  </pic:spPr>
                </pic:pic>
              </a:graphicData>
            </a:graphic>
          </wp:inline>
        </w:drawing>
      </w:r>
    </w:p>
    <w:p w14:paraId="600EC5E2" w14:textId="13920F25" w:rsidR="003F1879" w:rsidRPr="004E701A" w:rsidRDefault="00DB06C8"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Change w:id="30" w:author="Microsoft Office User" w:date="2017-02-19T01:23:00Z">
            <w:rPr>
              <w:rFonts w:asciiTheme="minorHAnsi" w:eastAsiaTheme="minorHAnsi" w:hAnsiTheme="minorHAnsi" w:cs="Helvetica"/>
              <w:color w:val="333333"/>
              <w:sz w:val="22"/>
              <w:szCs w:val="22"/>
            </w:rPr>
          </w:rPrChange>
        </w:rPr>
      </w:pPr>
      <w:r w:rsidRPr="004E701A">
        <w:rPr>
          <w:rFonts w:asciiTheme="minorHAnsi" w:eastAsiaTheme="minorHAnsi" w:hAnsiTheme="minorHAnsi" w:cs="Helvetica"/>
          <w:color w:val="333333"/>
          <w:rPrChange w:id="31" w:author="Microsoft Office User" w:date="2017-02-19T01:23:00Z">
            <w:rPr>
              <w:rFonts w:asciiTheme="minorHAnsi" w:eastAsiaTheme="minorHAnsi" w:hAnsiTheme="minorHAnsi" w:cs="Helvetica"/>
              <w:color w:val="333333"/>
              <w:sz w:val="22"/>
              <w:szCs w:val="22"/>
            </w:rPr>
          </w:rPrChange>
        </w:rPr>
        <w:t>Figure 1: The foam bottom layer</w:t>
      </w:r>
      <w:ins w:id="32" w:author="Microsoft Office User" w:date="2017-02-19T01:01:00Z">
        <w:r w:rsidR="0034774C" w:rsidRPr="004E701A">
          <w:rPr>
            <w:rFonts w:asciiTheme="minorHAnsi" w:eastAsiaTheme="minorHAnsi" w:hAnsiTheme="minorHAnsi" w:cs="Helvetica"/>
            <w:color w:val="333333"/>
            <w:rPrChange w:id="33" w:author="Microsoft Office User" w:date="2017-02-19T01:23:00Z">
              <w:rPr>
                <w:rFonts w:asciiTheme="minorHAnsi" w:eastAsiaTheme="minorHAnsi" w:hAnsiTheme="minorHAnsi" w:cs="Helvetica"/>
                <w:color w:val="333333"/>
                <w:sz w:val="22"/>
                <w:szCs w:val="22"/>
              </w:rPr>
            </w:rPrChange>
          </w:rPr>
          <w:t>.</w:t>
        </w:r>
      </w:ins>
    </w:p>
    <w:p w14:paraId="31CA6663" w14:textId="77777777" w:rsidR="003F1879" w:rsidRPr="00DB06C8" w:rsidRDefault="003F187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sz w:val="22"/>
          <w:szCs w:val="22"/>
        </w:rPr>
      </w:pPr>
      <w:r w:rsidRPr="00DB06C8">
        <w:rPr>
          <w:rFonts w:asciiTheme="minorHAnsi" w:eastAsiaTheme="minorHAnsi" w:hAnsiTheme="minorHAnsi" w:cs="Helvetica"/>
          <w:noProof/>
          <w:color w:val="333333"/>
          <w:sz w:val="22"/>
          <w:szCs w:val="22"/>
        </w:rPr>
        <w:drawing>
          <wp:inline distT="0" distB="0" distL="0" distR="0" wp14:anchorId="1CDB4A2D" wp14:editId="23B96D87">
            <wp:extent cx="3325091" cy="2209623"/>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Y8IRXCIVO3NPZ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5091" cy="2209623"/>
                    </a:xfrm>
                    <a:prstGeom prst="rect">
                      <a:avLst/>
                    </a:prstGeom>
                  </pic:spPr>
                </pic:pic>
              </a:graphicData>
            </a:graphic>
          </wp:inline>
        </w:drawing>
      </w:r>
    </w:p>
    <w:p w14:paraId="3CC6C466" w14:textId="4CFA0F41" w:rsidR="00DB06C8" w:rsidRPr="004E701A" w:rsidRDefault="00DB06C8" w:rsidP="0008507F">
      <w:pPr>
        <w:pStyle w:val="NormalWeb"/>
        <w:shd w:val="clear" w:color="auto" w:fill="FFFFFF"/>
        <w:spacing w:before="0" w:beforeAutospacing="0" w:after="240" w:afterAutospacing="0" w:line="360" w:lineRule="auto"/>
        <w:jc w:val="both"/>
        <w:rPr>
          <w:rFonts w:asciiTheme="minorHAnsi" w:eastAsiaTheme="minorHAnsi" w:hAnsiTheme="minorHAnsi" w:cs="Helvetica"/>
          <w:color w:val="333333"/>
          <w:rPrChange w:id="34" w:author="Microsoft Office User" w:date="2017-02-19T01:23:00Z">
            <w:rPr>
              <w:rFonts w:asciiTheme="minorHAnsi" w:eastAsiaTheme="minorHAnsi" w:hAnsiTheme="minorHAnsi" w:cs="Helvetica"/>
              <w:color w:val="333333"/>
              <w:sz w:val="22"/>
              <w:szCs w:val="22"/>
            </w:rPr>
          </w:rPrChange>
        </w:rPr>
      </w:pPr>
      <w:r w:rsidRPr="004E701A">
        <w:rPr>
          <w:rFonts w:asciiTheme="minorHAnsi" w:eastAsiaTheme="minorHAnsi" w:hAnsiTheme="minorHAnsi" w:cs="Helvetica"/>
          <w:color w:val="333333"/>
          <w:rPrChange w:id="35" w:author="Microsoft Office User" w:date="2017-02-19T01:23:00Z">
            <w:rPr>
              <w:rFonts w:asciiTheme="minorHAnsi" w:eastAsiaTheme="minorHAnsi" w:hAnsiTheme="minorHAnsi" w:cs="Helvetica"/>
              <w:color w:val="333333"/>
              <w:sz w:val="22"/>
              <w:szCs w:val="22"/>
            </w:rPr>
          </w:rPrChange>
        </w:rPr>
        <w:t>Figure 2: One of the nine foam middle layers</w:t>
      </w:r>
      <w:ins w:id="36" w:author="Microsoft Office User" w:date="2017-02-19T01:01:00Z">
        <w:r w:rsidR="0034774C" w:rsidRPr="004E701A">
          <w:rPr>
            <w:rFonts w:asciiTheme="minorHAnsi" w:eastAsiaTheme="minorHAnsi" w:hAnsiTheme="minorHAnsi" w:cs="Helvetica"/>
            <w:color w:val="333333"/>
            <w:rPrChange w:id="37" w:author="Microsoft Office User" w:date="2017-02-19T01:23:00Z">
              <w:rPr>
                <w:rFonts w:asciiTheme="minorHAnsi" w:eastAsiaTheme="minorHAnsi" w:hAnsiTheme="minorHAnsi" w:cs="Helvetica"/>
                <w:color w:val="333333"/>
                <w:sz w:val="22"/>
                <w:szCs w:val="22"/>
              </w:rPr>
            </w:rPrChange>
          </w:rPr>
          <w:t>.</w:t>
        </w:r>
      </w:ins>
    </w:p>
    <w:p w14:paraId="30694E21" w14:textId="77777777" w:rsidR="00DB51D1" w:rsidRPr="004E701A" w:rsidRDefault="003F1879" w:rsidP="0008507F">
      <w:pPr>
        <w:pStyle w:val="NormalWeb"/>
        <w:shd w:val="clear" w:color="auto" w:fill="FFFFFF"/>
        <w:spacing w:before="0" w:beforeAutospacing="0" w:after="0" w:afterAutospacing="0" w:line="360" w:lineRule="auto"/>
        <w:jc w:val="both"/>
        <w:rPr>
          <w:rFonts w:asciiTheme="minorHAnsi" w:hAnsiTheme="minorHAnsi" w:cs="Helvetica"/>
          <w:i/>
          <w:color w:val="333333"/>
          <w:shd w:val="clear" w:color="auto" w:fill="FFFFFF"/>
          <w:rPrChange w:id="38" w:author="Microsoft Office User" w:date="2017-02-19T01:23:00Z">
            <w:rPr>
              <w:rFonts w:asciiTheme="minorHAnsi" w:hAnsiTheme="minorHAnsi" w:cs="Helvetica"/>
              <w:i/>
              <w:color w:val="333333"/>
              <w:sz w:val="22"/>
              <w:szCs w:val="22"/>
              <w:shd w:val="clear" w:color="auto" w:fill="FFFFFF"/>
            </w:rPr>
          </w:rPrChange>
        </w:rPr>
      </w:pPr>
      <w:r w:rsidRPr="004E701A">
        <w:rPr>
          <w:rFonts w:asciiTheme="minorHAnsi" w:hAnsiTheme="minorHAnsi" w:cs="Helvetica"/>
          <w:i/>
          <w:color w:val="333333"/>
          <w:shd w:val="clear" w:color="auto" w:fill="FFFFFF"/>
          <w:rPrChange w:id="39" w:author="Microsoft Office User" w:date="2017-02-19T01:23:00Z">
            <w:rPr>
              <w:rFonts w:asciiTheme="minorHAnsi" w:hAnsiTheme="minorHAnsi" w:cs="Helvetica"/>
              <w:i/>
              <w:color w:val="333333"/>
              <w:sz w:val="22"/>
              <w:szCs w:val="22"/>
              <w:shd w:val="clear" w:color="auto" w:fill="FFFFFF"/>
            </w:rPr>
          </w:rPrChange>
        </w:rPr>
        <w:t>Note: For best performance, we recommend use of closed cell foam with a high R-value (capacity of a material to resist heat flow).</w:t>
      </w:r>
    </w:p>
    <w:p w14:paraId="52E70FFE" w14:textId="77777777" w:rsidR="00E16529" w:rsidRPr="00E16529" w:rsidRDefault="00E16529" w:rsidP="0008507F">
      <w:pPr>
        <w:pStyle w:val="NormalWeb"/>
        <w:shd w:val="clear" w:color="auto" w:fill="FFFFFF"/>
        <w:spacing w:before="0" w:beforeAutospacing="0" w:after="0" w:afterAutospacing="0" w:line="360" w:lineRule="auto"/>
        <w:jc w:val="both"/>
        <w:rPr>
          <w:rFonts w:asciiTheme="minorHAnsi" w:hAnsiTheme="minorHAnsi" w:cs="Helvetica"/>
          <w:i/>
          <w:color w:val="333333"/>
          <w:sz w:val="22"/>
          <w:szCs w:val="22"/>
          <w:shd w:val="clear" w:color="auto" w:fill="FFFFFF"/>
        </w:rPr>
      </w:pPr>
    </w:p>
    <w:p w14:paraId="055D7279" w14:textId="77777777" w:rsidR="007C75F9" w:rsidRPr="004E701A" w:rsidRDefault="007C75F9" w:rsidP="0008507F">
      <w:pPr>
        <w:pStyle w:val="Heading2"/>
        <w:jc w:val="both"/>
        <w:rPr>
          <w:rFonts w:eastAsiaTheme="minorHAnsi"/>
          <w:i/>
          <w:sz w:val="24"/>
          <w:szCs w:val="24"/>
          <w:rPrChange w:id="40" w:author="Microsoft Office User" w:date="2017-02-19T01:23:00Z">
            <w:rPr>
              <w:rFonts w:eastAsiaTheme="minorHAnsi"/>
              <w:i/>
            </w:rPr>
          </w:rPrChange>
        </w:rPr>
      </w:pPr>
      <w:bookmarkStart w:id="41" w:name="_Toc475231109"/>
      <w:r w:rsidRPr="004E701A">
        <w:rPr>
          <w:i/>
          <w:sz w:val="24"/>
          <w:szCs w:val="24"/>
          <w:rPrChange w:id="42" w:author="Microsoft Office User" w:date="2017-02-19T01:23:00Z">
            <w:rPr>
              <w:i/>
            </w:rPr>
          </w:rPrChange>
        </w:rPr>
        <w:lastRenderedPageBreak/>
        <w:t>Cutting of the Cardboard</w:t>
      </w:r>
      <w:bookmarkEnd w:id="41"/>
    </w:p>
    <w:p w14:paraId="6CFD2E59" w14:textId="68D8CF06"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E701A">
        <w:rPr>
          <w:rFonts w:asciiTheme="minorHAnsi" w:eastAsiaTheme="minorHAnsi" w:hAnsiTheme="minorHAnsi" w:cs="Helvetica"/>
          <w:color w:val="333333"/>
          <w:rPrChange w:id="43" w:author="Microsoft Office User" w:date="2017-02-19T01:23:00Z">
            <w:rPr>
              <w:rFonts w:asciiTheme="minorHAnsi" w:eastAsiaTheme="minorHAnsi" w:hAnsiTheme="minorHAnsi" w:cs="Helvetica"/>
              <w:color w:val="333333"/>
              <w:sz w:val="26"/>
              <w:szCs w:val="26"/>
            </w:rPr>
          </w:rPrChange>
        </w:rPr>
        <w:tab/>
        <w:t xml:space="preserve">For this </w:t>
      </w:r>
      <w:r w:rsidR="0034774C" w:rsidRPr="004E701A">
        <w:rPr>
          <w:rFonts w:asciiTheme="minorHAnsi" w:eastAsiaTheme="minorHAnsi" w:hAnsiTheme="minorHAnsi" w:cs="Helvetica"/>
          <w:color w:val="333333"/>
          <w:rPrChange w:id="44" w:author="Microsoft Office User" w:date="2017-02-19T01:23:00Z">
            <w:rPr>
              <w:rFonts w:asciiTheme="minorHAnsi" w:eastAsiaTheme="minorHAnsi" w:hAnsiTheme="minorHAnsi" w:cs="Helvetica"/>
              <w:color w:val="333333"/>
              <w:sz w:val="26"/>
              <w:szCs w:val="26"/>
            </w:rPr>
          </w:rPrChange>
        </w:rPr>
        <w:t>prototype</w:t>
      </w:r>
      <w:r w:rsidRPr="004E701A">
        <w:rPr>
          <w:rFonts w:asciiTheme="minorHAnsi" w:eastAsiaTheme="minorHAnsi" w:hAnsiTheme="minorHAnsi" w:cs="Helvetica"/>
          <w:color w:val="333333"/>
          <w:rPrChange w:id="45" w:author="Microsoft Office User" w:date="2017-02-19T01:23:00Z">
            <w:rPr>
              <w:rFonts w:asciiTheme="minorHAnsi" w:eastAsiaTheme="minorHAnsi" w:hAnsiTheme="minorHAnsi" w:cs="Helvetica"/>
              <w:color w:val="333333"/>
              <w:sz w:val="26"/>
              <w:szCs w:val="26"/>
            </w:rPr>
          </w:rPrChange>
        </w:rPr>
        <w:t xml:space="preserve">, cardboard is used to </w:t>
      </w:r>
      <w:commentRangeStart w:id="46"/>
      <w:r w:rsidRPr="004E701A">
        <w:rPr>
          <w:rFonts w:asciiTheme="minorHAnsi" w:eastAsiaTheme="minorHAnsi" w:hAnsiTheme="minorHAnsi" w:cs="Helvetica"/>
          <w:color w:val="333333"/>
          <w:rPrChange w:id="47" w:author="Microsoft Office User" w:date="2017-02-19T01:23:00Z">
            <w:rPr>
              <w:rFonts w:asciiTheme="minorHAnsi" w:eastAsiaTheme="minorHAnsi" w:hAnsiTheme="minorHAnsi" w:cs="Helvetica"/>
              <w:color w:val="333333"/>
              <w:sz w:val="26"/>
              <w:szCs w:val="26"/>
            </w:rPr>
          </w:rPrChange>
        </w:rPr>
        <w:t xml:space="preserve">fabricate two assemblies which suspend system components in the chamber. </w:t>
      </w:r>
      <w:commentRangeEnd w:id="46"/>
      <w:r w:rsidR="0034774C" w:rsidRPr="004E701A">
        <w:rPr>
          <w:rStyle w:val="CommentReference"/>
          <w:rFonts w:asciiTheme="minorHAnsi" w:eastAsiaTheme="minorHAnsi" w:hAnsiTheme="minorHAnsi" w:cstheme="minorBidi"/>
          <w:sz w:val="24"/>
          <w:szCs w:val="24"/>
        </w:rPr>
        <w:commentReference w:id="46"/>
      </w:r>
      <w:r w:rsidRPr="004E701A">
        <w:rPr>
          <w:rFonts w:asciiTheme="minorHAnsi" w:eastAsiaTheme="minorHAnsi" w:hAnsiTheme="minorHAnsi" w:cs="Helvetica"/>
          <w:color w:val="333333"/>
          <w:rPrChange w:id="48" w:author="Microsoft Office User" w:date="2017-02-19T01:23:00Z">
            <w:rPr>
              <w:rFonts w:asciiTheme="minorHAnsi" w:eastAsiaTheme="minorHAnsi" w:hAnsiTheme="minorHAnsi" w:cs="Helvetica"/>
              <w:color w:val="333333"/>
              <w:sz w:val="26"/>
              <w:szCs w:val="26"/>
            </w:rPr>
          </w:rPrChange>
        </w:rPr>
        <w:t xml:space="preserve">Use the provided Petrifilm </w:t>
      </w:r>
      <w:r w:rsidR="006650AE">
        <w:rPr>
          <w:rFonts w:asciiTheme="minorHAnsi" w:eastAsiaTheme="minorHAnsi" w:hAnsiTheme="minorHAnsi" w:cs="Helvetica"/>
          <w:color w:val="333333"/>
        </w:rPr>
        <w:t xml:space="preserve">Count Plate </w:t>
      </w:r>
      <w:r w:rsidR="000A3942">
        <w:rPr>
          <w:rFonts w:asciiTheme="minorHAnsi" w:eastAsiaTheme="minorHAnsi" w:hAnsiTheme="minorHAnsi" w:cs="Helvetica"/>
          <w:color w:val="333333"/>
        </w:rPr>
        <w:t>Shelf</w:t>
      </w:r>
      <w:r w:rsidR="000A3942" w:rsidRPr="004E701A">
        <w:rPr>
          <w:rFonts w:asciiTheme="minorHAnsi" w:eastAsiaTheme="minorHAnsi" w:hAnsiTheme="minorHAnsi" w:cs="Helvetica"/>
          <w:color w:val="333333"/>
          <w:rPrChange w:id="49" w:author="Microsoft Office User" w:date="2017-02-19T01:23:00Z">
            <w:rPr>
              <w:rFonts w:asciiTheme="minorHAnsi" w:eastAsiaTheme="minorHAnsi" w:hAnsiTheme="minorHAnsi" w:cs="Helvetica"/>
              <w:color w:val="333333"/>
              <w:sz w:val="26"/>
              <w:szCs w:val="26"/>
            </w:rPr>
          </w:rPrChange>
        </w:rPr>
        <w:t xml:space="preserve"> </w:t>
      </w:r>
      <w:r w:rsidR="00BC14A0" w:rsidRPr="004E701A">
        <w:rPr>
          <w:rFonts w:asciiTheme="minorHAnsi" w:eastAsiaTheme="minorHAnsi" w:hAnsiTheme="minorHAnsi" w:cs="Helvetica"/>
          <w:color w:val="333333"/>
          <w:rPrChange w:id="50" w:author="Microsoft Office User" w:date="2017-02-19T01:23:00Z">
            <w:rPr>
              <w:rFonts w:asciiTheme="minorHAnsi" w:eastAsiaTheme="minorHAnsi" w:hAnsiTheme="minorHAnsi" w:cs="Helvetica"/>
              <w:color w:val="333333"/>
              <w:sz w:val="26"/>
              <w:szCs w:val="26"/>
            </w:rPr>
          </w:rPrChange>
        </w:rPr>
        <w:t xml:space="preserve">Template </w:t>
      </w:r>
      <w:r w:rsidRPr="004E701A">
        <w:rPr>
          <w:rFonts w:asciiTheme="minorHAnsi" w:eastAsiaTheme="minorHAnsi" w:hAnsiTheme="minorHAnsi" w:cs="Helvetica"/>
          <w:color w:val="333333"/>
          <w:rPrChange w:id="51" w:author="Microsoft Office User" w:date="2017-02-19T01:23:00Z">
            <w:rPr>
              <w:rFonts w:asciiTheme="minorHAnsi" w:eastAsiaTheme="minorHAnsi" w:hAnsiTheme="minorHAnsi" w:cs="Helvetica"/>
              <w:color w:val="333333"/>
              <w:sz w:val="26"/>
              <w:szCs w:val="26"/>
            </w:rPr>
          </w:rPrChange>
        </w:rPr>
        <w:t xml:space="preserve">to cut an appropriate sized rectangle of cardboard, and crease the rectangle at the designated location using a sharp edge.  This shelf can hold up to 20 Petrifilm </w:t>
      </w:r>
      <w:r w:rsidR="0034774C" w:rsidRPr="004E701A">
        <w:rPr>
          <w:rFonts w:asciiTheme="minorHAnsi" w:eastAsiaTheme="minorHAnsi" w:hAnsiTheme="minorHAnsi" w:cs="Helvetica"/>
          <w:color w:val="333333"/>
          <w:rPrChange w:id="52" w:author="Microsoft Office User" w:date="2017-02-19T01:23:00Z">
            <w:rPr>
              <w:rFonts w:asciiTheme="minorHAnsi" w:eastAsiaTheme="minorHAnsi" w:hAnsiTheme="minorHAnsi" w:cs="Helvetica"/>
              <w:color w:val="333333"/>
              <w:sz w:val="26"/>
              <w:szCs w:val="26"/>
            </w:rPr>
          </w:rPrChange>
        </w:rPr>
        <w:t>Count Plates</w:t>
      </w:r>
      <w:r w:rsidRPr="004E701A">
        <w:rPr>
          <w:rFonts w:asciiTheme="minorHAnsi" w:eastAsiaTheme="minorHAnsi" w:hAnsiTheme="minorHAnsi" w:cs="Helvetica"/>
          <w:color w:val="333333"/>
          <w:rPrChange w:id="53" w:author="Microsoft Office User" w:date="2017-02-19T01:23:00Z">
            <w:rPr>
              <w:rFonts w:asciiTheme="minorHAnsi" w:eastAsiaTheme="minorHAnsi" w:hAnsiTheme="minorHAnsi" w:cs="Helvetica"/>
              <w:color w:val="333333"/>
              <w:sz w:val="26"/>
              <w:szCs w:val="26"/>
            </w:rPr>
          </w:rPrChange>
        </w:rPr>
        <w:t xml:space="preserve">. </w:t>
      </w:r>
      <w:r w:rsidR="00D0423B">
        <w:rPr>
          <w:rFonts w:asciiTheme="minorHAnsi" w:eastAsiaTheme="minorHAnsi" w:hAnsiTheme="minorHAnsi" w:cs="Helvetica"/>
          <w:color w:val="333333"/>
        </w:rPr>
        <w:t>Create</w:t>
      </w:r>
      <w:r w:rsidR="0034774C" w:rsidRPr="00422DF2">
        <w:rPr>
          <w:rFonts w:asciiTheme="minorHAnsi" w:eastAsiaTheme="minorHAnsi" w:hAnsiTheme="minorHAnsi" w:cs="Helvetica"/>
          <w:color w:val="333333"/>
        </w:rPr>
        <w:t xml:space="preserve"> </w:t>
      </w:r>
      <w:r w:rsidRPr="00422DF2">
        <w:rPr>
          <w:rFonts w:asciiTheme="minorHAnsi" w:eastAsiaTheme="minorHAnsi" w:hAnsiTheme="minorHAnsi" w:cs="Helvetica"/>
          <w:color w:val="333333"/>
        </w:rPr>
        <w:t>a second shelf on top of the first if you wish to incubate more than 20 plates.</w:t>
      </w:r>
      <w:r w:rsidRPr="00422DF2">
        <w:rPr>
          <w:rFonts w:asciiTheme="minorHAnsi" w:eastAsiaTheme="minorHAnsi" w:hAnsiTheme="minorHAnsi" w:cs="Helvetica"/>
          <w:noProof/>
          <w:color w:val="333333"/>
        </w:rPr>
        <w:drawing>
          <wp:inline distT="0" distB="0" distL="0" distR="0" wp14:anchorId="1BAB8AF8" wp14:editId="1EFF050B">
            <wp:extent cx="3508826" cy="233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05UH4IVO3NRZ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8826" cy="2331720"/>
                    </a:xfrm>
                    <a:prstGeom prst="rect">
                      <a:avLst/>
                    </a:prstGeom>
                  </pic:spPr>
                </pic:pic>
              </a:graphicData>
            </a:graphic>
          </wp:inline>
        </w:drawing>
      </w:r>
    </w:p>
    <w:p w14:paraId="47E7F47B" w14:textId="3F908D26"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color w:val="333333"/>
        </w:rPr>
        <w:t xml:space="preserve">Figure 3: The Petrifilm </w:t>
      </w:r>
      <w:r w:rsidR="006650AE">
        <w:rPr>
          <w:rFonts w:asciiTheme="minorHAnsi" w:eastAsiaTheme="minorHAnsi" w:hAnsiTheme="minorHAnsi" w:cs="Helvetica"/>
          <w:color w:val="333333"/>
        </w:rPr>
        <w:t xml:space="preserve">Count Plate </w:t>
      </w:r>
      <w:r w:rsidR="000A3942">
        <w:rPr>
          <w:rFonts w:asciiTheme="minorHAnsi" w:eastAsiaTheme="minorHAnsi" w:hAnsiTheme="minorHAnsi" w:cs="Helvetica"/>
          <w:color w:val="333333"/>
        </w:rPr>
        <w:t>Shelf</w:t>
      </w:r>
      <w:r w:rsidR="000A3942" w:rsidRPr="00422DF2">
        <w:rPr>
          <w:rFonts w:asciiTheme="minorHAnsi" w:eastAsiaTheme="minorHAnsi" w:hAnsiTheme="minorHAnsi" w:cs="Helvetica"/>
          <w:color w:val="333333"/>
        </w:rPr>
        <w:t xml:space="preserve"> </w:t>
      </w:r>
      <w:r w:rsidRPr="00422DF2">
        <w:rPr>
          <w:rFonts w:asciiTheme="minorHAnsi" w:eastAsiaTheme="minorHAnsi" w:hAnsiTheme="minorHAnsi" w:cs="Helvetica"/>
          <w:color w:val="333333"/>
        </w:rPr>
        <w:t>Template</w:t>
      </w:r>
      <w:r w:rsidR="0034774C" w:rsidRPr="00422DF2">
        <w:rPr>
          <w:rFonts w:asciiTheme="minorHAnsi" w:eastAsiaTheme="minorHAnsi" w:hAnsiTheme="minorHAnsi" w:cs="Helvetica"/>
          <w:color w:val="333333"/>
        </w:rPr>
        <w:t>.</w:t>
      </w:r>
    </w:p>
    <w:p w14:paraId="289AFF1B" w14:textId="77777777"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noProof/>
          <w:color w:val="333333"/>
        </w:rPr>
        <w:drawing>
          <wp:inline distT="0" distB="0" distL="0" distR="0" wp14:anchorId="38712C45" wp14:editId="68BC3286">
            <wp:extent cx="3508826"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18ZWZIVO3NRY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8826" cy="2331720"/>
                    </a:xfrm>
                    <a:prstGeom prst="rect">
                      <a:avLst/>
                    </a:prstGeom>
                  </pic:spPr>
                </pic:pic>
              </a:graphicData>
            </a:graphic>
          </wp:inline>
        </w:drawing>
      </w:r>
    </w:p>
    <w:p w14:paraId="5D398247" w14:textId="6BA7B7D2"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color w:val="333333"/>
        </w:rPr>
        <w:t>Figure 4: Creasing the cardboard into the shelf</w:t>
      </w:r>
      <w:r w:rsidR="0034774C" w:rsidRPr="00422DF2">
        <w:rPr>
          <w:rFonts w:asciiTheme="minorHAnsi" w:eastAsiaTheme="minorHAnsi" w:hAnsiTheme="minorHAnsi" w:cs="Helvetica"/>
          <w:color w:val="333333"/>
        </w:rPr>
        <w:t>.</w:t>
      </w:r>
    </w:p>
    <w:p w14:paraId="0247C4F9" w14:textId="77777777"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p>
    <w:p w14:paraId="165C3C82" w14:textId="77777777"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noProof/>
          <w:color w:val="333333"/>
        </w:rPr>
        <w:lastRenderedPageBreak/>
        <w:drawing>
          <wp:inline distT="0" distB="0" distL="0" distR="0" wp14:anchorId="16EB2842" wp14:editId="56741CD4">
            <wp:extent cx="3508826" cy="233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M3QPYIVO3NRY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8826" cy="2331720"/>
                    </a:xfrm>
                    <a:prstGeom prst="rect">
                      <a:avLst/>
                    </a:prstGeom>
                  </pic:spPr>
                </pic:pic>
              </a:graphicData>
            </a:graphic>
          </wp:inline>
        </w:drawing>
      </w:r>
    </w:p>
    <w:p w14:paraId="6B89F59B" w14:textId="1486C7BC" w:rsidR="007C75F9" w:rsidRPr="00422DF2" w:rsidRDefault="007C75F9" w:rsidP="0008507F">
      <w:pPr>
        <w:pStyle w:val="NormalWeb"/>
        <w:shd w:val="clear" w:color="auto" w:fill="FFFFFF"/>
        <w:spacing w:before="0" w:beforeAutospacing="0" w:after="0" w:afterAutospacing="0" w:line="360" w:lineRule="auto"/>
        <w:jc w:val="both"/>
        <w:rPr>
          <w:rFonts w:asciiTheme="minorHAnsi" w:eastAsiaTheme="minorHAnsi" w:hAnsiTheme="minorHAnsi" w:cs="Helvetica"/>
          <w:color w:val="333333"/>
        </w:rPr>
      </w:pPr>
      <w:r w:rsidRPr="00422DF2">
        <w:rPr>
          <w:rFonts w:asciiTheme="minorHAnsi" w:eastAsiaTheme="minorHAnsi" w:hAnsiTheme="minorHAnsi" w:cs="Helvetica"/>
          <w:color w:val="333333"/>
        </w:rPr>
        <w:t xml:space="preserve">Figure 5: The completed </w:t>
      </w:r>
      <w:r w:rsidR="0034774C" w:rsidRPr="00422DF2">
        <w:rPr>
          <w:rFonts w:asciiTheme="minorHAnsi" w:eastAsiaTheme="minorHAnsi" w:hAnsiTheme="minorHAnsi" w:cs="Helvetica"/>
          <w:color w:val="333333"/>
        </w:rPr>
        <w:t xml:space="preserve">Petrifilm Count </w:t>
      </w:r>
      <w:r w:rsidR="006650AE">
        <w:rPr>
          <w:rFonts w:asciiTheme="minorHAnsi" w:eastAsiaTheme="minorHAnsi" w:hAnsiTheme="minorHAnsi" w:cs="Helvetica"/>
          <w:color w:val="333333"/>
        </w:rPr>
        <w:t xml:space="preserve">Plate </w:t>
      </w:r>
      <w:r w:rsidR="000A3942">
        <w:rPr>
          <w:rFonts w:asciiTheme="minorHAnsi" w:eastAsiaTheme="minorHAnsi" w:hAnsiTheme="minorHAnsi" w:cs="Helvetica"/>
          <w:color w:val="333333"/>
        </w:rPr>
        <w:t>Shelf</w:t>
      </w:r>
      <w:r w:rsidR="0034774C" w:rsidRPr="00422DF2">
        <w:rPr>
          <w:rFonts w:asciiTheme="minorHAnsi" w:eastAsiaTheme="minorHAnsi" w:hAnsiTheme="minorHAnsi" w:cs="Helvetica"/>
          <w:color w:val="333333"/>
        </w:rPr>
        <w:t>.</w:t>
      </w:r>
    </w:p>
    <w:p w14:paraId="26A03CDD" w14:textId="77777777" w:rsidR="007C75F9" w:rsidRPr="00422DF2" w:rsidRDefault="007C75F9" w:rsidP="0008507F">
      <w:pPr>
        <w:shd w:val="clear" w:color="auto" w:fill="FFFFFF"/>
        <w:spacing w:before="45" w:after="150" w:line="360" w:lineRule="auto"/>
        <w:jc w:val="both"/>
        <w:rPr>
          <w:rFonts w:cs="Helvetica"/>
          <w:color w:val="333333"/>
          <w:sz w:val="24"/>
          <w:szCs w:val="24"/>
        </w:rPr>
      </w:pPr>
    </w:p>
    <w:p w14:paraId="6C4BA002" w14:textId="121C8B5B" w:rsidR="00E16529" w:rsidRPr="00422DF2" w:rsidRDefault="007C75F9" w:rsidP="0008507F">
      <w:pPr>
        <w:shd w:val="clear" w:color="auto" w:fill="FFFFFF"/>
        <w:spacing w:before="45" w:after="150" w:line="360" w:lineRule="auto"/>
        <w:jc w:val="both"/>
        <w:rPr>
          <w:rFonts w:cs="Helvetica"/>
          <w:noProof/>
          <w:color w:val="333333"/>
          <w:sz w:val="24"/>
          <w:szCs w:val="24"/>
        </w:rPr>
      </w:pPr>
      <w:r w:rsidRPr="00422DF2">
        <w:rPr>
          <w:rFonts w:cs="Helvetica"/>
          <w:color w:val="333333"/>
          <w:sz w:val="24"/>
          <w:szCs w:val="24"/>
        </w:rPr>
        <w:t xml:space="preserve">Next, we will be creating the heating pad spacer. </w:t>
      </w:r>
      <w:r w:rsidR="0034774C" w:rsidRPr="00422DF2">
        <w:rPr>
          <w:rFonts w:cs="Helvetica"/>
          <w:color w:val="333333"/>
          <w:sz w:val="24"/>
          <w:szCs w:val="24"/>
        </w:rPr>
        <w:t>The spacer</w:t>
      </w:r>
      <w:r w:rsidRPr="00422DF2">
        <w:rPr>
          <w:rFonts w:cs="Helvetica"/>
          <w:color w:val="333333"/>
          <w:sz w:val="24"/>
          <w:szCs w:val="24"/>
        </w:rPr>
        <w:t xml:space="preserve"> suspend</w:t>
      </w:r>
      <w:r w:rsidR="0034774C" w:rsidRPr="00422DF2">
        <w:rPr>
          <w:rFonts w:cs="Helvetica"/>
          <w:color w:val="333333"/>
          <w:sz w:val="24"/>
          <w:szCs w:val="24"/>
        </w:rPr>
        <w:t>s</w:t>
      </w:r>
      <w:r w:rsidRPr="00422DF2">
        <w:rPr>
          <w:rFonts w:cs="Helvetica"/>
          <w:color w:val="333333"/>
          <w:sz w:val="24"/>
          <w:szCs w:val="24"/>
        </w:rPr>
        <w:t xml:space="preserve"> the heating pads </w:t>
      </w:r>
      <w:r w:rsidR="0034774C" w:rsidRPr="00422DF2">
        <w:rPr>
          <w:rFonts w:cs="Helvetica"/>
          <w:color w:val="333333"/>
          <w:sz w:val="24"/>
          <w:szCs w:val="24"/>
        </w:rPr>
        <w:t>to provide effective convection within the inner chamber in which Petrifilm Count Plates are incubated</w:t>
      </w:r>
      <w:r w:rsidRPr="00422DF2">
        <w:rPr>
          <w:rFonts w:cs="Helvetica"/>
          <w:color w:val="333333"/>
          <w:sz w:val="24"/>
          <w:szCs w:val="24"/>
        </w:rPr>
        <w:t xml:space="preserve">. </w:t>
      </w:r>
      <w:r w:rsidR="00BC14A0" w:rsidRPr="00422DF2">
        <w:rPr>
          <w:rFonts w:cs="Helvetica"/>
          <w:color w:val="333333"/>
          <w:sz w:val="24"/>
          <w:szCs w:val="24"/>
        </w:rPr>
        <w:t>C</w:t>
      </w:r>
      <w:r w:rsidRPr="00422DF2">
        <w:rPr>
          <w:rFonts w:cs="Helvetica"/>
          <w:color w:val="333333"/>
          <w:sz w:val="24"/>
          <w:szCs w:val="24"/>
        </w:rPr>
        <w:t xml:space="preserve">ut out a cardboard rectangle using the </w:t>
      </w:r>
      <w:r w:rsidR="00BC14A0" w:rsidRPr="00422DF2">
        <w:rPr>
          <w:rFonts w:cs="Helvetica"/>
          <w:color w:val="333333"/>
          <w:sz w:val="24"/>
          <w:szCs w:val="24"/>
        </w:rPr>
        <w:t xml:space="preserve">Heating Pad Spacer Template </w:t>
      </w:r>
      <w:r w:rsidRPr="00422DF2">
        <w:rPr>
          <w:rFonts w:cs="Helvetica"/>
          <w:color w:val="333333"/>
          <w:sz w:val="24"/>
          <w:szCs w:val="24"/>
        </w:rPr>
        <w:t>provided. Cut four slits into the rectangle as shown below, and fold the spacer in half. Finally, cut out a small divot in the base of the spacer. The thermocouple will be mounted here in a later step.</w:t>
      </w:r>
      <w:r w:rsidRPr="00422DF2">
        <w:rPr>
          <w:rFonts w:cs="Helvetica"/>
          <w:noProof/>
          <w:color w:val="333333"/>
          <w:sz w:val="24"/>
          <w:szCs w:val="24"/>
        </w:rPr>
        <w:t xml:space="preserve"> </w:t>
      </w:r>
    </w:p>
    <w:p w14:paraId="2C464FA2" w14:textId="77777777" w:rsidR="007C75F9" w:rsidRPr="00422DF2" w:rsidRDefault="007C75F9" w:rsidP="0008507F">
      <w:pPr>
        <w:shd w:val="clear" w:color="auto" w:fill="FFFFFF"/>
        <w:spacing w:before="45" w:after="150" w:line="360" w:lineRule="auto"/>
        <w:jc w:val="both"/>
        <w:rPr>
          <w:rFonts w:cs="Helvetica"/>
          <w:noProof/>
          <w:color w:val="333333"/>
          <w:sz w:val="24"/>
          <w:szCs w:val="24"/>
        </w:rPr>
      </w:pPr>
      <w:r w:rsidRPr="00422DF2">
        <w:rPr>
          <w:rFonts w:cs="Helvetica"/>
          <w:noProof/>
          <w:color w:val="333333"/>
          <w:sz w:val="24"/>
          <w:szCs w:val="24"/>
        </w:rPr>
        <w:drawing>
          <wp:inline distT="0" distB="0" distL="0" distR="0" wp14:anchorId="3F82DB57" wp14:editId="1A2568C8">
            <wp:extent cx="4299168"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G6F69IVO534I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9168" cy="2286000"/>
                    </a:xfrm>
                    <a:prstGeom prst="rect">
                      <a:avLst/>
                    </a:prstGeom>
                  </pic:spPr>
                </pic:pic>
              </a:graphicData>
            </a:graphic>
          </wp:inline>
        </w:drawing>
      </w:r>
    </w:p>
    <w:p w14:paraId="2069CAB4" w14:textId="6C1AE1AC" w:rsidR="00E16529" w:rsidRPr="00422DF2" w:rsidRDefault="00E16529"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t xml:space="preserve">Figure 6: The heating pad </w:t>
      </w:r>
      <w:r w:rsidR="00BC14A0" w:rsidRPr="00422DF2">
        <w:rPr>
          <w:rFonts w:cs="Helvetica"/>
          <w:noProof/>
          <w:color w:val="333333"/>
          <w:sz w:val="24"/>
          <w:szCs w:val="24"/>
        </w:rPr>
        <w:t>spacer</w:t>
      </w:r>
      <w:r w:rsidRPr="00422DF2">
        <w:rPr>
          <w:rFonts w:cs="Helvetica"/>
          <w:noProof/>
          <w:color w:val="333333"/>
          <w:sz w:val="24"/>
          <w:szCs w:val="24"/>
        </w:rPr>
        <w:t xml:space="preserve"> fully assembled</w:t>
      </w:r>
      <w:r w:rsidR="00BC14A0" w:rsidRPr="00422DF2">
        <w:rPr>
          <w:rFonts w:cs="Helvetica"/>
          <w:noProof/>
          <w:color w:val="333333"/>
          <w:sz w:val="24"/>
          <w:szCs w:val="24"/>
        </w:rPr>
        <w:t>.</w:t>
      </w:r>
    </w:p>
    <w:p w14:paraId="15920E7F" w14:textId="77777777" w:rsidR="00E16529" w:rsidRPr="00422DF2" w:rsidRDefault="007C75F9" w:rsidP="0008507F">
      <w:pPr>
        <w:shd w:val="clear" w:color="auto" w:fill="FFFFFF"/>
        <w:spacing w:after="0" w:line="360" w:lineRule="auto"/>
        <w:jc w:val="both"/>
        <w:rPr>
          <w:rFonts w:cs="Helvetica"/>
          <w:color w:val="333333"/>
          <w:sz w:val="24"/>
          <w:szCs w:val="24"/>
        </w:rPr>
      </w:pPr>
      <w:r w:rsidRPr="00422DF2">
        <w:rPr>
          <w:rFonts w:cs="Helvetica"/>
          <w:noProof/>
          <w:color w:val="333333"/>
          <w:sz w:val="24"/>
          <w:szCs w:val="24"/>
        </w:rPr>
        <w:lastRenderedPageBreak/>
        <w:drawing>
          <wp:inline distT="0" distB="0" distL="0" distR="0" wp14:anchorId="283181C5" wp14:editId="0E4C367D">
            <wp:extent cx="3440026" cy="22860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2Y8QBIVO3NS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1F42CCF8" w14:textId="6BBC301F" w:rsidR="00E16529" w:rsidRPr="00422DF2" w:rsidRDefault="00E16529" w:rsidP="0008507F">
      <w:pPr>
        <w:shd w:val="clear" w:color="auto" w:fill="FFFFFF"/>
        <w:spacing w:after="0" w:line="360" w:lineRule="auto"/>
        <w:jc w:val="both"/>
        <w:rPr>
          <w:rFonts w:cs="Helvetica"/>
          <w:color w:val="333333"/>
          <w:sz w:val="24"/>
          <w:szCs w:val="24"/>
        </w:rPr>
      </w:pPr>
      <w:r w:rsidRPr="00422DF2">
        <w:rPr>
          <w:rFonts w:cs="Helvetica"/>
          <w:color w:val="333333"/>
          <w:sz w:val="24"/>
          <w:szCs w:val="24"/>
        </w:rPr>
        <w:t xml:space="preserve">Figure 7: The </w:t>
      </w:r>
      <w:r w:rsidR="00BC14A0" w:rsidRPr="00422DF2">
        <w:rPr>
          <w:rFonts w:cs="Helvetica"/>
          <w:color w:val="333333"/>
          <w:sz w:val="24"/>
          <w:szCs w:val="24"/>
        </w:rPr>
        <w:t>Heating Pad Spacer T</w:t>
      </w:r>
      <w:r w:rsidRPr="00422DF2">
        <w:rPr>
          <w:rFonts w:cs="Helvetica"/>
          <w:color w:val="333333"/>
          <w:sz w:val="24"/>
          <w:szCs w:val="24"/>
        </w:rPr>
        <w:t>emplate</w:t>
      </w:r>
      <w:r w:rsidR="00BC14A0" w:rsidRPr="00422DF2">
        <w:rPr>
          <w:rFonts w:cs="Helvetica"/>
          <w:color w:val="333333"/>
          <w:sz w:val="24"/>
          <w:szCs w:val="24"/>
        </w:rPr>
        <w:t>.</w:t>
      </w:r>
    </w:p>
    <w:p w14:paraId="60BE0DB9" w14:textId="77777777" w:rsidR="00E16529" w:rsidRPr="00422DF2" w:rsidRDefault="007C75F9"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1CD31DAC" wp14:editId="6A26152A">
            <wp:extent cx="3440026" cy="2286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OYZA1IVO3NS0Z.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762164EB" w14:textId="2D8F0C53" w:rsidR="00E16529" w:rsidRPr="00422DF2" w:rsidRDefault="00E16529" w:rsidP="0008507F">
      <w:pPr>
        <w:shd w:val="clear" w:color="auto" w:fill="FFFFFF"/>
        <w:spacing w:after="0" w:line="360" w:lineRule="auto"/>
        <w:jc w:val="both"/>
        <w:rPr>
          <w:rFonts w:cs="Helvetica"/>
          <w:color w:val="333333"/>
          <w:sz w:val="24"/>
          <w:szCs w:val="24"/>
        </w:rPr>
      </w:pPr>
      <w:r w:rsidRPr="00422DF2">
        <w:rPr>
          <w:rFonts w:cs="Helvetica"/>
          <w:color w:val="333333"/>
          <w:sz w:val="24"/>
          <w:szCs w:val="24"/>
        </w:rPr>
        <w:t xml:space="preserve">Figure 8: Cutting the heating pad </w:t>
      </w:r>
      <w:r w:rsidR="00BC14A0" w:rsidRPr="00422DF2">
        <w:rPr>
          <w:rFonts w:cs="Helvetica"/>
          <w:color w:val="333333"/>
          <w:sz w:val="24"/>
          <w:szCs w:val="24"/>
        </w:rPr>
        <w:t>spacer.</w:t>
      </w:r>
    </w:p>
    <w:p w14:paraId="7A298F18" w14:textId="77777777" w:rsidR="00E16529" w:rsidRPr="00422DF2" w:rsidRDefault="007C75F9"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5206E99D" wp14:editId="6E3D0173">
            <wp:extent cx="3440026" cy="2286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X2N8OIVO3NS0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27637226" w14:textId="7B32041C" w:rsidR="00E16529" w:rsidRPr="00422DF2" w:rsidRDefault="00E16529"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 xml:space="preserve">Figure 9: After cutting out the template, </w:t>
      </w:r>
      <w:del w:id="54" w:author="pc" w:date="2017-02-20T17:55:00Z">
        <w:r w:rsidR="00BC14A0" w:rsidRPr="00422DF2" w:rsidDel="00422DF2">
          <w:rPr>
            <w:rFonts w:cs="Helvetica"/>
            <w:color w:val="333333"/>
            <w:sz w:val="24"/>
            <w:szCs w:val="24"/>
          </w:rPr>
          <w:delText xml:space="preserve">create a </w:delText>
        </w:r>
      </w:del>
      <w:r w:rsidRPr="00422DF2">
        <w:rPr>
          <w:rFonts w:cs="Helvetica"/>
          <w:color w:val="333333"/>
          <w:sz w:val="24"/>
          <w:szCs w:val="24"/>
        </w:rPr>
        <w:t>fold</w:t>
      </w:r>
      <w:r w:rsidR="00BC14A0" w:rsidRPr="00422DF2">
        <w:rPr>
          <w:rFonts w:cs="Helvetica"/>
          <w:color w:val="333333"/>
          <w:sz w:val="24"/>
          <w:szCs w:val="24"/>
        </w:rPr>
        <w:t xml:space="preserve"> </w:t>
      </w:r>
      <w:del w:id="55" w:author="pc" w:date="2017-02-20T17:55:00Z">
        <w:r w:rsidR="00BC14A0" w:rsidRPr="00422DF2" w:rsidDel="00422DF2">
          <w:rPr>
            <w:rFonts w:cs="Helvetica"/>
            <w:color w:val="333333"/>
            <w:sz w:val="24"/>
            <w:szCs w:val="24"/>
          </w:rPr>
          <w:delText>down</w:delText>
        </w:r>
        <w:r w:rsidRPr="00422DF2" w:rsidDel="00422DF2">
          <w:rPr>
            <w:rFonts w:cs="Helvetica"/>
            <w:color w:val="333333"/>
            <w:sz w:val="24"/>
            <w:szCs w:val="24"/>
          </w:rPr>
          <w:delText xml:space="preserve"> </w:delText>
        </w:r>
      </w:del>
      <w:r w:rsidRPr="00422DF2">
        <w:rPr>
          <w:rFonts w:cs="Helvetica"/>
          <w:color w:val="333333"/>
          <w:sz w:val="24"/>
          <w:szCs w:val="24"/>
        </w:rPr>
        <w:t xml:space="preserve">the </w:t>
      </w:r>
      <w:r w:rsidR="00BC14A0" w:rsidRPr="00422DF2">
        <w:rPr>
          <w:rFonts w:cs="Helvetica"/>
          <w:color w:val="333333"/>
          <w:sz w:val="24"/>
          <w:szCs w:val="24"/>
        </w:rPr>
        <w:t xml:space="preserve">spacer </w:t>
      </w:r>
      <w:ins w:id="56" w:author="pc" w:date="2017-02-20T17:55:00Z">
        <w:r w:rsidR="00422DF2">
          <w:rPr>
            <w:rFonts w:cs="Helvetica"/>
            <w:color w:val="333333"/>
            <w:sz w:val="24"/>
            <w:szCs w:val="24"/>
          </w:rPr>
          <w:t xml:space="preserve">in half </w:t>
        </w:r>
      </w:ins>
      <w:r w:rsidR="00BC14A0" w:rsidRPr="00422DF2">
        <w:rPr>
          <w:rFonts w:cs="Helvetica"/>
          <w:color w:val="333333"/>
          <w:sz w:val="24"/>
          <w:szCs w:val="24"/>
        </w:rPr>
        <w:t>at the midpoint.</w:t>
      </w:r>
    </w:p>
    <w:p w14:paraId="2D1EDAF9" w14:textId="77777777" w:rsidR="00E16529" w:rsidRPr="004E701A" w:rsidRDefault="007C75F9" w:rsidP="0008507F">
      <w:pPr>
        <w:shd w:val="clear" w:color="auto" w:fill="FFFFFF"/>
        <w:spacing w:before="45" w:after="150" w:line="360" w:lineRule="auto"/>
        <w:jc w:val="both"/>
        <w:rPr>
          <w:rFonts w:cs="Helvetica"/>
          <w:color w:val="333333"/>
          <w:sz w:val="24"/>
          <w:szCs w:val="24"/>
          <w:rPrChange w:id="57" w:author="Microsoft Office User" w:date="2017-02-19T01:23:00Z">
            <w:rPr>
              <w:rFonts w:cs="Helvetica"/>
              <w:color w:val="333333"/>
              <w:sz w:val="26"/>
              <w:szCs w:val="26"/>
            </w:rPr>
          </w:rPrChange>
        </w:rPr>
      </w:pPr>
      <w:r w:rsidRPr="004E701A">
        <w:rPr>
          <w:rFonts w:cs="Helvetica"/>
          <w:noProof/>
          <w:color w:val="333333"/>
          <w:sz w:val="24"/>
          <w:szCs w:val="24"/>
          <w:rPrChange w:id="58" w:author="Microsoft Office User" w:date="2017-02-19T01:23:00Z">
            <w:rPr>
              <w:rFonts w:cs="Helvetica"/>
              <w:noProof/>
              <w:color w:val="333333"/>
              <w:sz w:val="26"/>
              <w:szCs w:val="26"/>
            </w:rPr>
          </w:rPrChange>
        </w:rPr>
        <w:lastRenderedPageBreak/>
        <w:drawing>
          <wp:inline distT="0" distB="0" distL="0" distR="0" wp14:anchorId="356D9BAE" wp14:editId="48FA2246">
            <wp:extent cx="3440026" cy="2286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UKNNAIVO3NS0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13C33AA8" w14:textId="20D184B1" w:rsidR="00E16529" w:rsidRPr="004E701A" w:rsidRDefault="00E16529" w:rsidP="0008507F">
      <w:pPr>
        <w:shd w:val="clear" w:color="auto" w:fill="FFFFFF"/>
        <w:spacing w:before="45" w:after="150" w:line="360" w:lineRule="auto"/>
        <w:jc w:val="both"/>
        <w:rPr>
          <w:rFonts w:cs="Helvetica"/>
          <w:color w:val="333333"/>
          <w:sz w:val="24"/>
          <w:szCs w:val="24"/>
          <w:rPrChange w:id="59" w:author="Microsoft Office User" w:date="2017-02-19T01:23:00Z">
            <w:rPr>
              <w:rFonts w:cs="Helvetica"/>
              <w:color w:val="333333"/>
            </w:rPr>
          </w:rPrChange>
        </w:rPr>
      </w:pPr>
      <w:r w:rsidRPr="004E701A">
        <w:rPr>
          <w:rFonts w:cs="Helvetica"/>
          <w:color w:val="333333"/>
          <w:sz w:val="24"/>
          <w:szCs w:val="24"/>
          <w:rPrChange w:id="60" w:author="Microsoft Office User" w:date="2017-02-19T01:23:00Z">
            <w:rPr>
              <w:rFonts w:cs="Helvetica"/>
              <w:color w:val="333333"/>
            </w:rPr>
          </w:rPrChange>
        </w:rPr>
        <w:t>Figure 10: A top-down shot</w:t>
      </w:r>
      <w:r w:rsidR="00092631" w:rsidRPr="004E701A">
        <w:rPr>
          <w:rFonts w:cs="Helvetica"/>
          <w:color w:val="333333"/>
          <w:sz w:val="24"/>
          <w:szCs w:val="24"/>
          <w:rPrChange w:id="61" w:author="Microsoft Office User" w:date="2017-02-19T01:23:00Z">
            <w:rPr>
              <w:rFonts w:cs="Helvetica"/>
              <w:color w:val="333333"/>
            </w:rPr>
          </w:rPrChange>
        </w:rPr>
        <w:t xml:space="preserve"> of the heating pad spacer showing a </w:t>
      </w:r>
      <w:r w:rsidRPr="004E701A">
        <w:rPr>
          <w:rFonts w:cs="Helvetica"/>
          <w:color w:val="333333"/>
          <w:sz w:val="24"/>
          <w:szCs w:val="24"/>
          <w:rPrChange w:id="62" w:author="Microsoft Office User" w:date="2017-02-19T01:23:00Z">
            <w:rPr>
              <w:rFonts w:cs="Helvetica"/>
              <w:color w:val="333333"/>
            </w:rPr>
          </w:rPrChange>
        </w:rPr>
        <w:t>notch</w:t>
      </w:r>
      <w:r w:rsidR="00092631" w:rsidRPr="004E701A">
        <w:rPr>
          <w:rFonts w:cs="Helvetica"/>
          <w:color w:val="333333"/>
          <w:sz w:val="24"/>
          <w:szCs w:val="24"/>
          <w:rPrChange w:id="63" w:author="Microsoft Office User" w:date="2017-02-19T01:23:00Z">
            <w:rPr>
              <w:rFonts w:cs="Helvetica"/>
              <w:color w:val="333333"/>
            </w:rPr>
          </w:rPrChange>
        </w:rPr>
        <w:t xml:space="preserve"> at the top</w:t>
      </w:r>
      <w:r w:rsidRPr="004E701A">
        <w:rPr>
          <w:rFonts w:cs="Helvetica"/>
          <w:color w:val="333333"/>
          <w:sz w:val="24"/>
          <w:szCs w:val="24"/>
          <w:rPrChange w:id="64" w:author="Microsoft Office User" w:date="2017-02-19T01:23:00Z">
            <w:rPr>
              <w:rFonts w:cs="Helvetica"/>
              <w:color w:val="333333"/>
            </w:rPr>
          </w:rPrChange>
        </w:rPr>
        <w:t xml:space="preserve"> where the thermocouple will rest</w:t>
      </w:r>
      <w:r w:rsidR="00BC14A0" w:rsidRPr="004E701A">
        <w:rPr>
          <w:rFonts w:cs="Helvetica"/>
          <w:color w:val="333333"/>
          <w:sz w:val="24"/>
          <w:szCs w:val="24"/>
          <w:rPrChange w:id="65" w:author="Microsoft Office User" w:date="2017-02-19T01:23:00Z">
            <w:rPr>
              <w:rFonts w:cs="Helvetica"/>
              <w:color w:val="333333"/>
            </w:rPr>
          </w:rPrChange>
        </w:rPr>
        <w:t>.</w:t>
      </w:r>
    </w:p>
    <w:p w14:paraId="43ADFB59" w14:textId="77777777" w:rsidR="00E16529" w:rsidRPr="004E701A" w:rsidRDefault="00E16529" w:rsidP="0008507F">
      <w:pPr>
        <w:shd w:val="clear" w:color="auto" w:fill="FFFFFF"/>
        <w:spacing w:before="45" w:after="150" w:line="360" w:lineRule="auto"/>
        <w:jc w:val="both"/>
        <w:rPr>
          <w:rFonts w:cs="Helvetica"/>
          <w:color w:val="333333"/>
          <w:sz w:val="24"/>
          <w:szCs w:val="24"/>
          <w:rPrChange w:id="66" w:author="Microsoft Office User" w:date="2017-02-19T01:23:00Z">
            <w:rPr>
              <w:rFonts w:cs="Helvetica"/>
              <w:color w:val="333333"/>
            </w:rPr>
          </w:rPrChange>
        </w:rPr>
      </w:pPr>
    </w:p>
    <w:p w14:paraId="049067A4" w14:textId="77777777" w:rsidR="00E16529" w:rsidRPr="004E701A" w:rsidRDefault="00E16529" w:rsidP="0008507F">
      <w:pPr>
        <w:jc w:val="both"/>
        <w:rPr>
          <w:rFonts w:cs="Helvetica"/>
          <w:color w:val="333333"/>
          <w:sz w:val="24"/>
          <w:szCs w:val="24"/>
          <w:rPrChange w:id="67" w:author="Microsoft Office User" w:date="2017-02-19T01:23:00Z">
            <w:rPr>
              <w:rFonts w:cs="Helvetica"/>
              <w:color w:val="333333"/>
              <w:sz w:val="26"/>
              <w:szCs w:val="26"/>
            </w:rPr>
          </w:rPrChange>
        </w:rPr>
      </w:pPr>
      <w:r w:rsidRPr="004E701A">
        <w:rPr>
          <w:rFonts w:cs="Helvetica"/>
          <w:color w:val="333333"/>
          <w:sz w:val="24"/>
          <w:szCs w:val="24"/>
          <w:rPrChange w:id="68" w:author="Microsoft Office User" w:date="2017-02-19T01:23:00Z">
            <w:rPr>
              <w:rFonts w:cs="Helvetica"/>
              <w:color w:val="333333"/>
              <w:sz w:val="26"/>
              <w:szCs w:val="26"/>
            </w:rPr>
          </w:rPrChange>
        </w:rPr>
        <w:br w:type="page"/>
      </w:r>
    </w:p>
    <w:p w14:paraId="32E4BE0B" w14:textId="77777777" w:rsidR="00E16529" w:rsidRPr="004E701A" w:rsidRDefault="00E16529" w:rsidP="0008507F">
      <w:pPr>
        <w:pStyle w:val="Heading2"/>
        <w:jc w:val="both"/>
        <w:rPr>
          <w:i/>
          <w:sz w:val="24"/>
          <w:szCs w:val="24"/>
          <w:rPrChange w:id="69" w:author="Microsoft Office User" w:date="2017-02-19T01:23:00Z">
            <w:rPr>
              <w:i/>
            </w:rPr>
          </w:rPrChange>
        </w:rPr>
      </w:pPr>
      <w:bookmarkStart w:id="70" w:name="_Toc475231110"/>
      <w:r w:rsidRPr="004E701A">
        <w:rPr>
          <w:i/>
          <w:sz w:val="24"/>
          <w:szCs w:val="24"/>
          <w:rPrChange w:id="71" w:author="Microsoft Office User" w:date="2017-02-19T01:23:00Z">
            <w:rPr>
              <w:i/>
            </w:rPr>
          </w:rPrChange>
        </w:rPr>
        <w:lastRenderedPageBreak/>
        <w:t>Drilling the Thermometer Port into the Inner Chamber</w:t>
      </w:r>
      <w:bookmarkEnd w:id="70"/>
    </w:p>
    <w:p w14:paraId="0C5B8012" w14:textId="64C9B6F5" w:rsidR="00E16529" w:rsidRPr="00422DF2" w:rsidRDefault="00E16529" w:rsidP="0008507F">
      <w:pPr>
        <w:shd w:val="clear" w:color="auto" w:fill="FFFFFF"/>
        <w:spacing w:before="45" w:after="150" w:line="360" w:lineRule="auto"/>
        <w:jc w:val="both"/>
        <w:rPr>
          <w:rFonts w:cs="Helvetica"/>
          <w:color w:val="333333"/>
          <w:sz w:val="24"/>
          <w:szCs w:val="24"/>
        </w:rPr>
      </w:pPr>
      <w:r w:rsidRPr="004E701A">
        <w:rPr>
          <w:rFonts w:cs="Helvetica"/>
          <w:color w:val="333333"/>
          <w:sz w:val="24"/>
          <w:szCs w:val="24"/>
          <w:rPrChange w:id="72" w:author="Microsoft Office User" w:date="2017-02-19T01:23:00Z">
            <w:rPr>
              <w:rFonts w:cs="Helvetica"/>
              <w:color w:val="333333"/>
              <w:sz w:val="26"/>
              <w:szCs w:val="26"/>
            </w:rPr>
          </w:rPrChange>
        </w:rPr>
        <w:tab/>
        <w:t xml:space="preserve">Next, we must drill through the outer cooler into the inner chamber.  This is done in one step to ensure that the wholes align appropriately, but with careful measurement, these holes may be drilled individually. Use a 5/32” drill bit to create a centered hole located 0.57” above the </w:t>
      </w:r>
      <w:r w:rsidR="00092631" w:rsidRPr="004E701A">
        <w:rPr>
          <w:rFonts w:cs="Helvetica"/>
          <w:color w:val="333333"/>
          <w:sz w:val="24"/>
          <w:szCs w:val="24"/>
          <w:rPrChange w:id="73" w:author="Microsoft Office User" w:date="2017-02-19T01:23:00Z">
            <w:rPr>
              <w:rFonts w:cs="Helvetica"/>
              <w:color w:val="333333"/>
              <w:sz w:val="26"/>
              <w:szCs w:val="26"/>
            </w:rPr>
          </w:rPrChange>
        </w:rPr>
        <w:t>cooler</w:t>
      </w:r>
      <w:r w:rsidR="00422DF2">
        <w:rPr>
          <w:rFonts w:cs="Helvetica"/>
          <w:color w:val="333333"/>
          <w:sz w:val="24"/>
          <w:szCs w:val="24"/>
        </w:rPr>
        <w:t>’s</w:t>
      </w:r>
      <w:r w:rsidR="00092631" w:rsidRPr="00422DF2">
        <w:rPr>
          <w:rFonts w:cs="Helvetica"/>
          <w:color w:val="333333"/>
          <w:sz w:val="24"/>
          <w:szCs w:val="24"/>
        </w:rPr>
        <w:t xml:space="preserve"> </w:t>
      </w:r>
      <w:r w:rsidRPr="00422DF2">
        <w:rPr>
          <w:rFonts w:cs="Helvetica"/>
          <w:color w:val="333333"/>
          <w:sz w:val="24"/>
          <w:szCs w:val="24"/>
        </w:rPr>
        <w:t xml:space="preserve">base. If you are using our recommended cooler, use the provided template as shown </w:t>
      </w:r>
      <w:r w:rsidR="00092631" w:rsidRPr="00422DF2">
        <w:rPr>
          <w:rFonts w:cs="Helvetica"/>
          <w:color w:val="333333"/>
          <w:sz w:val="24"/>
          <w:szCs w:val="24"/>
        </w:rPr>
        <w:t xml:space="preserve">in Figure 11 to </w:t>
      </w:r>
      <w:r w:rsidRPr="00422DF2">
        <w:rPr>
          <w:rFonts w:cs="Helvetica"/>
          <w:color w:val="333333"/>
          <w:sz w:val="24"/>
          <w:szCs w:val="24"/>
        </w:rPr>
        <w:t>simplify the aligning process.</w:t>
      </w:r>
    </w:p>
    <w:p w14:paraId="2D4CDE60" w14:textId="3221BFF5" w:rsidR="00D743C1" w:rsidRPr="00422DF2" w:rsidRDefault="00E16529" w:rsidP="0008507F">
      <w:pPr>
        <w:shd w:val="clear" w:color="auto" w:fill="FFFFFF"/>
        <w:spacing w:before="45" w:after="150" w:line="360" w:lineRule="auto"/>
        <w:jc w:val="both"/>
        <w:rPr>
          <w:rFonts w:cs="Helvetica"/>
          <w:noProof/>
          <w:color w:val="333333"/>
          <w:sz w:val="24"/>
          <w:szCs w:val="24"/>
        </w:rPr>
      </w:pPr>
      <w:r w:rsidRPr="00422DF2">
        <w:rPr>
          <w:rFonts w:cs="Helvetica"/>
          <w:color w:val="333333"/>
          <w:sz w:val="24"/>
          <w:szCs w:val="24"/>
        </w:rPr>
        <w:tab/>
      </w:r>
      <w:r w:rsidR="00092631" w:rsidRPr="00422DF2">
        <w:rPr>
          <w:rFonts w:cs="Helvetica"/>
          <w:color w:val="333333"/>
          <w:sz w:val="24"/>
          <w:szCs w:val="24"/>
        </w:rPr>
        <w:t>Prior to drilling, the i</w:t>
      </w:r>
      <w:r w:rsidRPr="00422DF2">
        <w:rPr>
          <w:rFonts w:cs="Helvetica"/>
          <w:color w:val="333333"/>
          <w:sz w:val="24"/>
          <w:szCs w:val="24"/>
        </w:rPr>
        <w:t>nner chamber</w:t>
      </w:r>
      <w:r w:rsidR="00092631" w:rsidRPr="00422DF2">
        <w:rPr>
          <w:rFonts w:cs="Helvetica"/>
          <w:color w:val="333333"/>
          <w:sz w:val="24"/>
          <w:szCs w:val="24"/>
        </w:rPr>
        <w:t xml:space="preserve"> </w:t>
      </w:r>
      <w:r w:rsidRPr="00422DF2">
        <w:rPr>
          <w:rFonts w:cs="Helvetica"/>
          <w:color w:val="333333"/>
          <w:sz w:val="24"/>
          <w:szCs w:val="24"/>
        </w:rPr>
        <w:t xml:space="preserve">must be </w:t>
      </w:r>
      <w:r w:rsidR="00092631" w:rsidRPr="00422DF2">
        <w:rPr>
          <w:rFonts w:cs="Helvetica"/>
          <w:color w:val="333333"/>
          <w:sz w:val="24"/>
          <w:szCs w:val="24"/>
        </w:rPr>
        <w:t xml:space="preserve">firmly </w:t>
      </w:r>
      <w:ins w:id="74" w:author="Microsoft Office User" w:date="2017-02-19T01:15:00Z">
        <w:r w:rsidR="00092631" w:rsidRPr="00422DF2">
          <w:rPr>
            <w:rFonts w:cs="Helvetica"/>
            <w:color w:val="333333"/>
            <w:sz w:val="24"/>
            <w:szCs w:val="24"/>
          </w:rPr>
          <w:t xml:space="preserve">situated </w:t>
        </w:r>
      </w:ins>
      <w:ins w:id="75" w:author="Microsoft Office User" w:date="2017-02-19T01:14:00Z">
        <w:r w:rsidR="00092631" w:rsidRPr="00422DF2">
          <w:rPr>
            <w:rFonts w:cs="Helvetica"/>
            <w:color w:val="333333"/>
            <w:sz w:val="24"/>
            <w:szCs w:val="24"/>
          </w:rPr>
          <w:t>in its operative</w:t>
        </w:r>
      </w:ins>
      <w:r w:rsidRPr="00422DF2">
        <w:rPr>
          <w:rFonts w:cs="Helvetica"/>
          <w:color w:val="333333"/>
          <w:sz w:val="24"/>
          <w:szCs w:val="24"/>
        </w:rPr>
        <w:t xml:space="preserve"> position</w:t>
      </w:r>
      <w:del w:id="76" w:author="Microsoft Office User" w:date="2017-02-19T01:15:00Z">
        <w:r w:rsidRPr="00422DF2" w:rsidDel="00092631">
          <w:rPr>
            <w:rFonts w:cs="Helvetica"/>
            <w:color w:val="333333"/>
            <w:sz w:val="24"/>
            <w:szCs w:val="24"/>
          </w:rPr>
          <w:delText xml:space="preserve"> it will rest during operation.</w:delText>
        </w:r>
      </w:del>
      <w:ins w:id="77" w:author="Microsoft Office User" w:date="2017-02-19T01:15:00Z">
        <w:r w:rsidR="00092631" w:rsidRPr="00422DF2">
          <w:rPr>
            <w:rFonts w:cs="Helvetica"/>
            <w:color w:val="333333"/>
            <w:sz w:val="24"/>
            <w:szCs w:val="24"/>
          </w:rPr>
          <w:t>:</w:t>
        </w:r>
      </w:ins>
      <w:del w:id="78" w:author="Microsoft Office User" w:date="2017-02-19T01:13:00Z">
        <w:r w:rsidRPr="00422DF2" w:rsidDel="00092631">
          <w:rPr>
            <w:rFonts w:cs="Helvetica"/>
            <w:color w:val="333333"/>
            <w:sz w:val="24"/>
            <w:szCs w:val="24"/>
          </w:rPr>
          <w:delText xml:space="preserve"> </w:delText>
        </w:r>
      </w:del>
      <w:r w:rsidRPr="00422DF2">
        <w:rPr>
          <w:rFonts w:cs="Helvetica"/>
          <w:color w:val="333333"/>
          <w:sz w:val="24"/>
          <w:szCs w:val="24"/>
        </w:rPr>
        <w:t xml:space="preserve"> Lay the bottom layer of foam down in the cooler, and place the inner chamber on top of it. </w:t>
      </w:r>
      <w:del w:id="79" w:author="Microsoft Office User" w:date="2017-02-19T01:15:00Z">
        <w:r w:rsidRPr="00422DF2" w:rsidDel="004E701A">
          <w:rPr>
            <w:rFonts w:cs="Helvetica"/>
            <w:color w:val="333333"/>
            <w:sz w:val="24"/>
            <w:szCs w:val="24"/>
          </w:rPr>
          <w:delText xml:space="preserve"> </w:delText>
        </w:r>
      </w:del>
      <w:r w:rsidR="004E701A" w:rsidRPr="00422DF2">
        <w:rPr>
          <w:rFonts w:cs="Helvetica"/>
          <w:color w:val="333333"/>
          <w:sz w:val="24"/>
          <w:szCs w:val="24"/>
        </w:rPr>
        <w:t xml:space="preserve">Make sure </w:t>
      </w:r>
      <w:r w:rsidR="00D743C1" w:rsidRPr="00422DF2">
        <w:rPr>
          <w:rFonts w:cs="Helvetica"/>
          <w:color w:val="333333"/>
          <w:sz w:val="24"/>
          <w:szCs w:val="24"/>
        </w:rPr>
        <w:t xml:space="preserve">the inner chamber </w:t>
      </w:r>
      <w:r w:rsidR="004E701A" w:rsidRPr="00422DF2">
        <w:rPr>
          <w:rFonts w:cs="Helvetica"/>
          <w:color w:val="333333"/>
          <w:sz w:val="24"/>
          <w:szCs w:val="24"/>
        </w:rPr>
        <w:t xml:space="preserve">is snug and centered in </w:t>
      </w:r>
      <w:r w:rsidR="00D743C1" w:rsidRPr="00422DF2">
        <w:rPr>
          <w:rFonts w:cs="Helvetica"/>
          <w:color w:val="333333"/>
          <w:sz w:val="24"/>
          <w:szCs w:val="24"/>
        </w:rPr>
        <w:t xml:space="preserve">the cooler </w:t>
      </w:r>
      <w:r w:rsidR="004E701A" w:rsidRPr="00422DF2">
        <w:rPr>
          <w:rFonts w:cs="Helvetica"/>
          <w:color w:val="333333"/>
          <w:sz w:val="24"/>
          <w:szCs w:val="24"/>
        </w:rPr>
        <w:t xml:space="preserve">by adding in </w:t>
      </w:r>
      <w:r w:rsidR="00D743C1" w:rsidRPr="00422DF2">
        <w:rPr>
          <w:rFonts w:cs="Helvetica"/>
          <w:color w:val="333333"/>
          <w:sz w:val="24"/>
          <w:szCs w:val="24"/>
        </w:rPr>
        <w:t>a middle layer of foam. Once the inner chamber is in position, continue drilling the port into the inner chamber. Once the pilot hole has been drilled, remove the inner chamber, and enlarge the hole to 3/8”.  At this point</w:t>
      </w:r>
      <w:r w:rsidR="004E701A" w:rsidRPr="00422DF2">
        <w:rPr>
          <w:rFonts w:cs="Helvetica"/>
          <w:color w:val="333333"/>
          <w:sz w:val="24"/>
          <w:szCs w:val="24"/>
        </w:rPr>
        <w:t>,</w:t>
      </w:r>
      <w:r w:rsidR="00D743C1" w:rsidRPr="00422DF2">
        <w:rPr>
          <w:rFonts w:cs="Helvetica"/>
          <w:color w:val="333333"/>
          <w:sz w:val="24"/>
          <w:szCs w:val="24"/>
        </w:rPr>
        <w:t xml:space="preserve"> the thermometer should be able to reach into the chamber.</w:t>
      </w:r>
      <w:r w:rsidR="00D743C1" w:rsidRPr="00422DF2">
        <w:rPr>
          <w:rFonts w:cs="Helvetica"/>
          <w:noProof/>
          <w:color w:val="333333"/>
          <w:sz w:val="24"/>
          <w:szCs w:val="24"/>
        </w:rPr>
        <w:t xml:space="preserve"> </w:t>
      </w:r>
    </w:p>
    <w:p w14:paraId="78FBC650" w14:textId="77777777" w:rsidR="00E16529"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3F01BCE2" wp14:editId="40B801B1">
            <wp:extent cx="341477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1RTLHIMWB8I7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4772" cy="2286000"/>
                    </a:xfrm>
                    <a:prstGeom prst="rect">
                      <a:avLst/>
                    </a:prstGeom>
                  </pic:spPr>
                </pic:pic>
              </a:graphicData>
            </a:graphic>
          </wp:inline>
        </w:drawing>
      </w:r>
    </w:p>
    <w:p w14:paraId="6DF3E92A" w14:textId="23033591" w:rsidR="00D743C1"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Figure 11: The thermometer port template</w:t>
      </w:r>
      <w:r w:rsidR="004E701A" w:rsidRPr="00422DF2">
        <w:rPr>
          <w:rFonts w:cs="Helvetica"/>
          <w:color w:val="333333"/>
          <w:sz w:val="24"/>
          <w:szCs w:val="24"/>
        </w:rPr>
        <w:t>.</w:t>
      </w:r>
    </w:p>
    <w:p w14:paraId="4144E512" w14:textId="77777777" w:rsidR="00D743C1"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lastRenderedPageBreak/>
        <w:drawing>
          <wp:inline distT="0" distB="0" distL="0" distR="0" wp14:anchorId="6E25CA1A" wp14:editId="3AC72961">
            <wp:extent cx="3414772"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UMGLRIMWB8I8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4772" cy="2286000"/>
                    </a:xfrm>
                    <a:prstGeom prst="rect">
                      <a:avLst/>
                    </a:prstGeom>
                  </pic:spPr>
                </pic:pic>
              </a:graphicData>
            </a:graphic>
          </wp:inline>
        </w:drawing>
      </w:r>
    </w:p>
    <w:p w14:paraId="0B14C446" w14:textId="4CC25619" w:rsidR="00D743C1" w:rsidRPr="00422DF2" w:rsidRDefault="00D743C1" w:rsidP="00235F9D">
      <w:pPr>
        <w:shd w:val="clear" w:color="auto" w:fill="FFFFFF"/>
        <w:spacing w:after="150" w:line="360" w:lineRule="auto"/>
        <w:jc w:val="both"/>
        <w:rPr>
          <w:rFonts w:cs="Helvetica"/>
          <w:color w:val="333333"/>
          <w:sz w:val="24"/>
          <w:szCs w:val="24"/>
        </w:rPr>
      </w:pPr>
      <w:r w:rsidRPr="00422DF2">
        <w:rPr>
          <w:rFonts w:cs="Helvetica"/>
          <w:color w:val="333333"/>
          <w:sz w:val="24"/>
          <w:szCs w:val="24"/>
        </w:rPr>
        <w:t>Figure 12: Aligning the drill template</w:t>
      </w:r>
      <w:r w:rsidR="004E701A" w:rsidRPr="00422DF2">
        <w:rPr>
          <w:rFonts w:cs="Helvetica"/>
          <w:color w:val="333333"/>
          <w:sz w:val="24"/>
          <w:szCs w:val="24"/>
        </w:rPr>
        <w:t>.</w:t>
      </w:r>
    </w:p>
    <w:p w14:paraId="36BA7803" w14:textId="77777777" w:rsidR="00D743C1" w:rsidRPr="00422DF2" w:rsidRDefault="00D743C1"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058B314E" wp14:editId="47EF2041">
            <wp:extent cx="3414772"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S5A72IMWB8I6Z.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4772" cy="2286000"/>
                    </a:xfrm>
                    <a:prstGeom prst="rect">
                      <a:avLst/>
                    </a:prstGeom>
                  </pic:spPr>
                </pic:pic>
              </a:graphicData>
            </a:graphic>
          </wp:inline>
        </w:drawing>
      </w:r>
    </w:p>
    <w:p w14:paraId="2A9AE8FA" w14:textId="33B3435D" w:rsidR="00D743C1" w:rsidRPr="00422DF2" w:rsidRDefault="00D743C1" w:rsidP="0008507F">
      <w:pPr>
        <w:shd w:val="clear" w:color="auto" w:fill="FFFFFF"/>
        <w:spacing w:before="45" w:after="150" w:line="360" w:lineRule="auto"/>
        <w:jc w:val="both"/>
        <w:rPr>
          <w:sz w:val="24"/>
          <w:szCs w:val="24"/>
        </w:rPr>
      </w:pPr>
      <w:r w:rsidRPr="00422DF2">
        <w:rPr>
          <w:rFonts w:cs="Helvetica"/>
          <w:color w:val="333333"/>
          <w:sz w:val="24"/>
          <w:szCs w:val="24"/>
        </w:rPr>
        <w:t>Figure 13: The completed pilot hole</w:t>
      </w:r>
      <w:r w:rsidR="004E701A" w:rsidRPr="00422DF2">
        <w:rPr>
          <w:rFonts w:cs="Helvetica"/>
          <w:color w:val="333333"/>
          <w:sz w:val="24"/>
          <w:szCs w:val="24"/>
        </w:rPr>
        <w:t>.</w:t>
      </w:r>
    </w:p>
    <w:p w14:paraId="13E88927" w14:textId="77777777" w:rsidR="00D743C1" w:rsidRPr="00422DF2" w:rsidRDefault="00D743C1" w:rsidP="0008507F">
      <w:pPr>
        <w:jc w:val="both"/>
        <w:rPr>
          <w:sz w:val="24"/>
          <w:szCs w:val="24"/>
        </w:rPr>
      </w:pPr>
      <w:r w:rsidRPr="00422DF2">
        <w:rPr>
          <w:noProof/>
          <w:sz w:val="24"/>
          <w:szCs w:val="24"/>
        </w:rPr>
        <w:drawing>
          <wp:inline distT="0" distB="0" distL="0" distR="0" wp14:anchorId="3BB529D1" wp14:editId="3012065A">
            <wp:extent cx="3098201" cy="20574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TJJU8IVO53NQ7.LAR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8201" cy="2057400"/>
                    </a:xfrm>
                    <a:prstGeom prst="rect">
                      <a:avLst/>
                    </a:prstGeom>
                  </pic:spPr>
                </pic:pic>
              </a:graphicData>
            </a:graphic>
          </wp:inline>
        </w:drawing>
      </w:r>
    </w:p>
    <w:p w14:paraId="5AE257D6" w14:textId="3AF1812B" w:rsidR="00D743C1" w:rsidRPr="00422DF2" w:rsidRDefault="00D743C1" w:rsidP="0008507F">
      <w:pPr>
        <w:jc w:val="both"/>
        <w:rPr>
          <w:sz w:val="24"/>
          <w:szCs w:val="24"/>
        </w:rPr>
      </w:pPr>
      <w:r w:rsidRPr="00422DF2">
        <w:rPr>
          <w:sz w:val="24"/>
          <w:szCs w:val="24"/>
        </w:rPr>
        <w:t>Figure 14: Continuing the port into the centered inner chamber</w:t>
      </w:r>
      <w:r w:rsidR="004E701A" w:rsidRPr="00422DF2">
        <w:rPr>
          <w:sz w:val="24"/>
          <w:szCs w:val="24"/>
        </w:rPr>
        <w:t>.</w:t>
      </w:r>
    </w:p>
    <w:p w14:paraId="38508F33" w14:textId="77777777" w:rsidR="008440B0" w:rsidRPr="00422DF2" w:rsidRDefault="00D743C1" w:rsidP="0008507F">
      <w:pPr>
        <w:jc w:val="both"/>
        <w:rPr>
          <w:sz w:val="24"/>
          <w:szCs w:val="24"/>
        </w:rPr>
      </w:pPr>
      <w:r w:rsidRPr="00422DF2">
        <w:rPr>
          <w:noProof/>
          <w:sz w:val="24"/>
          <w:szCs w:val="24"/>
        </w:rPr>
        <w:lastRenderedPageBreak/>
        <w:drawing>
          <wp:inline distT="0" distB="0" distL="0" distR="0" wp14:anchorId="3E8A72DA" wp14:editId="6064EBF6">
            <wp:extent cx="3440026" cy="2286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CVNADIVO53QA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059264EF" w14:textId="6A52AD3D" w:rsidR="00D743C1" w:rsidRPr="00422DF2" w:rsidRDefault="00D743C1" w:rsidP="0008507F">
      <w:pPr>
        <w:jc w:val="both"/>
        <w:rPr>
          <w:sz w:val="24"/>
          <w:szCs w:val="24"/>
        </w:rPr>
      </w:pPr>
      <w:r w:rsidRPr="00422DF2">
        <w:rPr>
          <w:sz w:val="24"/>
          <w:szCs w:val="24"/>
        </w:rPr>
        <w:t>Figure 15: The thermometer should reach into the inner chamber from outside the cooler</w:t>
      </w:r>
      <w:r w:rsidR="004E701A" w:rsidRPr="00422DF2">
        <w:rPr>
          <w:sz w:val="24"/>
          <w:szCs w:val="24"/>
        </w:rPr>
        <w:t>.</w:t>
      </w:r>
    </w:p>
    <w:p w14:paraId="5C36CA49" w14:textId="77777777" w:rsidR="00D743C1" w:rsidRPr="00422DF2" w:rsidRDefault="00D743C1" w:rsidP="0008507F">
      <w:pPr>
        <w:jc w:val="both"/>
        <w:rPr>
          <w:sz w:val="24"/>
          <w:szCs w:val="24"/>
        </w:rPr>
      </w:pPr>
      <w:r w:rsidRPr="00422DF2">
        <w:rPr>
          <w:sz w:val="24"/>
          <w:szCs w:val="24"/>
        </w:rPr>
        <w:br w:type="page"/>
      </w:r>
    </w:p>
    <w:p w14:paraId="3CFB4BD4" w14:textId="77777777" w:rsidR="00D743C1" w:rsidRPr="00422DF2" w:rsidRDefault="00D743C1" w:rsidP="0008507F">
      <w:pPr>
        <w:pStyle w:val="Heading2"/>
        <w:jc w:val="both"/>
        <w:rPr>
          <w:i/>
          <w:sz w:val="24"/>
          <w:szCs w:val="24"/>
        </w:rPr>
      </w:pPr>
      <w:bookmarkStart w:id="80" w:name="_Toc475231111"/>
      <w:r w:rsidRPr="00422DF2">
        <w:rPr>
          <w:i/>
          <w:sz w:val="24"/>
          <w:szCs w:val="24"/>
        </w:rPr>
        <w:lastRenderedPageBreak/>
        <w:t>Wiring the Electrical Heating System</w:t>
      </w:r>
      <w:bookmarkEnd w:id="80"/>
    </w:p>
    <w:p w14:paraId="0F98E0C8" w14:textId="09F1C0BF" w:rsidR="00E71F03" w:rsidRPr="00422DF2" w:rsidRDefault="00E71F03" w:rsidP="0008507F">
      <w:pPr>
        <w:shd w:val="clear" w:color="auto" w:fill="FFFFFF"/>
        <w:spacing w:before="45" w:after="150" w:line="360" w:lineRule="auto"/>
        <w:ind w:firstLine="720"/>
        <w:jc w:val="both"/>
        <w:rPr>
          <w:rFonts w:cs="Helvetica"/>
          <w:color w:val="333333"/>
          <w:sz w:val="24"/>
          <w:szCs w:val="24"/>
        </w:rPr>
      </w:pPr>
      <w:r w:rsidRPr="00422DF2">
        <w:rPr>
          <w:rFonts w:cs="Helvetica"/>
          <w:color w:val="333333"/>
          <w:sz w:val="24"/>
          <w:szCs w:val="24"/>
        </w:rPr>
        <w:t xml:space="preserve">Armadillo is kept at a constant </w:t>
      </w:r>
      <w:r w:rsidR="004E701A" w:rsidRPr="00422DF2">
        <w:rPr>
          <w:rFonts w:cs="Helvetica"/>
          <w:color w:val="333333"/>
          <w:sz w:val="24"/>
          <w:szCs w:val="24"/>
        </w:rPr>
        <w:t>37</w:t>
      </w:r>
      <w:r w:rsidRPr="00422DF2">
        <w:rPr>
          <w:rFonts w:cs="Helvetica"/>
          <w:color w:val="333333"/>
          <w:sz w:val="24"/>
          <w:szCs w:val="24"/>
        </w:rPr>
        <w:t xml:space="preserve">°C by a thermostat controlling </w:t>
      </w:r>
      <w:r w:rsidR="004E701A" w:rsidRPr="00422DF2">
        <w:rPr>
          <w:rFonts w:cs="Helvetica"/>
          <w:color w:val="333333"/>
          <w:sz w:val="24"/>
          <w:szCs w:val="24"/>
        </w:rPr>
        <w:t xml:space="preserve">two </w:t>
      </w:r>
      <w:r w:rsidRPr="00422DF2">
        <w:rPr>
          <w:rFonts w:cs="Helvetica"/>
          <w:color w:val="333333"/>
          <w:sz w:val="24"/>
          <w:szCs w:val="24"/>
        </w:rPr>
        <w:t xml:space="preserve">resistive heating pads. A </w:t>
      </w:r>
      <w:r w:rsidR="004E701A" w:rsidRPr="00422DF2">
        <w:rPr>
          <w:rFonts w:cs="Helvetica"/>
          <w:color w:val="333333"/>
          <w:sz w:val="24"/>
          <w:szCs w:val="24"/>
        </w:rPr>
        <w:t>three-</w:t>
      </w:r>
      <w:r w:rsidRPr="00422DF2">
        <w:rPr>
          <w:rFonts w:cs="Helvetica"/>
          <w:color w:val="333333"/>
          <w:sz w:val="24"/>
          <w:szCs w:val="24"/>
        </w:rPr>
        <w:t>position terminal block connects these components to the rechargeable battery through a fuse.</w:t>
      </w:r>
    </w:p>
    <w:p w14:paraId="76F4072F" w14:textId="2293B4FD" w:rsidR="00E71F03" w:rsidRPr="00422DF2" w:rsidRDefault="00E71F03"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cs="Helvetica"/>
          <w:color w:val="333333"/>
          <w:sz w:val="24"/>
          <w:szCs w:val="24"/>
        </w:rPr>
        <w:t xml:space="preserve">Begin by setting the thermostat to </w:t>
      </w:r>
      <w:r w:rsidR="004E701A" w:rsidRPr="00422DF2">
        <w:rPr>
          <w:rFonts w:cs="Helvetica"/>
          <w:color w:val="333333"/>
          <w:sz w:val="24"/>
          <w:szCs w:val="24"/>
        </w:rPr>
        <w:t>37</w:t>
      </w:r>
      <w:r w:rsidRPr="00422DF2">
        <w:rPr>
          <w:rFonts w:cs="Helvetica"/>
          <w:color w:val="333333"/>
          <w:sz w:val="24"/>
          <w:szCs w:val="24"/>
        </w:rPr>
        <w:t xml:space="preserve">°C. This is accomplished by setting position 2 of the red DIP switch on the thermostat to the ON (up) position. All other positions should be set to OFF (down). Next, strip one end of the </w:t>
      </w:r>
      <w:r w:rsidRPr="00422DF2">
        <w:rPr>
          <w:rFonts w:eastAsia="Times New Roman" w:cs="Helvetica"/>
          <w:color w:val="333333"/>
          <w:sz w:val="24"/>
          <w:szCs w:val="24"/>
        </w:rPr>
        <w:t>5.52</w:t>
      </w:r>
      <w:r w:rsidR="004E701A" w:rsidRPr="00422DF2">
        <w:rPr>
          <w:rFonts w:eastAsia="Times New Roman" w:cs="Helvetica"/>
          <w:color w:val="333333"/>
          <w:sz w:val="24"/>
          <w:szCs w:val="24"/>
        </w:rPr>
        <w:t xml:space="preserve"> </w:t>
      </w:r>
      <w:r w:rsidRPr="00422DF2">
        <w:rPr>
          <w:rFonts w:eastAsia="Times New Roman" w:cs="Helvetica"/>
          <w:color w:val="333333"/>
          <w:sz w:val="24"/>
          <w:szCs w:val="24"/>
        </w:rPr>
        <w:t>mm male cable to expose positive and negative leads</w:t>
      </w:r>
      <w:r w:rsidR="0056644D" w:rsidRPr="00422DF2">
        <w:rPr>
          <w:rFonts w:eastAsia="Times New Roman" w:cs="Helvetica"/>
          <w:color w:val="333333"/>
          <w:sz w:val="24"/>
          <w:szCs w:val="24"/>
        </w:rPr>
        <w:t xml:space="preserve"> (</w:t>
      </w:r>
      <w:r w:rsidR="004E701A">
        <w:rPr>
          <w:rFonts w:eastAsia="Times New Roman" w:cs="Helvetica"/>
          <w:color w:val="333333"/>
          <w:sz w:val="24"/>
          <w:szCs w:val="24"/>
        </w:rPr>
        <w:t>s</w:t>
      </w:r>
      <w:r w:rsidR="0056644D" w:rsidRPr="00422DF2">
        <w:rPr>
          <w:rFonts w:eastAsia="Times New Roman" w:cs="Helvetica"/>
          <w:color w:val="333333"/>
          <w:sz w:val="24"/>
          <w:szCs w:val="24"/>
        </w:rPr>
        <w:t>ee Figure 17</w:t>
      </w:r>
      <w:r w:rsidRPr="00422DF2">
        <w:rPr>
          <w:rFonts w:eastAsia="Times New Roman" w:cs="Helvetica"/>
          <w:color w:val="333333"/>
          <w:sz w:val="24"/>
          <w:szCs w:val="24"/>
        </w:rPr>
        <w:t xml:space="preserve">). Connect each of these exposed leads to fork connectors, and connect the wires to terminals 1 and 2 of the block.  Then wire the switch to positions 1 and 3 of the block. Finally, wire the thermostat to the terminal block, as shown in Figure 17.  </w:t>
      </w:r>
    </w:p>
    <w:p w14:paraId="0AC48E90" w14:textId="1793123F" w:rsidR="00E71F03" w:rsidRPr="00422DF2" w:rsidRDefault="00E71F03"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eastAsia="Times New Roman" w:cs="Helvetica"/>
          <w:color w:val="333333"/>
          <w:sz w:val="24"/>
          <w:szCs w:val="24"/>
        </w:rPr>
        <w:t xml:space="preserve">The heating pads will need to be connected to the thermostat by wires that are 1 foot in length. First, connect the two heating pads in series.  Then, connect the one foot wires to the pads, and feed the leads out of the thermometer port so the pads rest in the inner chamber (Figure 18). Connect these leads to the thermostat.  </w:t>
      </w:r>
    </w:p>
    <w:p w14:paraId="319DE0C9" w14:textId="77777777" w:rsidR="0056644D" w:rsidRDefault="00E71F03"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eastAsia="Times New Roman" w:cs="Helvetica"/>
          <w:color w:val="333333"/>
          <w:sz w:val="24"/>
          <w:szCs w:val="24"/>
        </w:rPr>
        <w:t>Finally, connect the thermocouple to the thermostat, and feed the sensor into the inner chamber.</w:t>
      </w:r>
    </w:p>
    <w:p w14:paraId="1BC57753" w14:textId="77777777" w:rsidR="004E701A" w:rsidRPr="00422DF2" w:rsidRDefault="004E701A" w:rsidP="0008507F">
      <w:pPr>
        <w:shd w:val="clear" w:color="auto" w:fill="FFFFFF"/>
        <w:spacing w:before="45" w:after="150" w:line="360" w:lineRule="auto"/>
        <w:ind w:firstLine="720"/>
        <w:jc w:val="both"/>
        <w:rPr>
          <w:rFonts w:eastAsia="Times New Roman" w:cs="Helvetica"/>
          <w:color w:val="333333"/>
          <w:sz w:val="24"/>
          <w:szCs w:val="24"/>
        </w:rPr>
      </w:pPr>
    </w:p>
    <w:p w14:paraId="10C55AE3" w14:textId="77777777" w:rsidR="0056644D" w:rsidRPr="00422DF2" w:rsidRDefault="0056644D" w:rsidP="0008507F">
      <w:pPr>
        <w:shd w:val="clear" w:color="auto" w:fill="FFFFFF"/>
        <w:spacing w:before="45" w:after="150" w:line="360" w:lineRule="auto"/>
        <w:ind w:firstLine="720"/>
        <w:jc w:val="both"/>
        <w:rPr>
          <w:rFonts w:eastAsia="Times New Roman" w:cs="Helvetica"/>
          <w:color w:val="333333"/>
          <w:sz w:val="24"/>
          <w:szCs w:val="24"/>
        </w:rPr>
      </w:pPr>
      <w:r w:rsidRPr="00422DF2">
        <w:rPr>
          <w:rFonts w:cs="Helvetica"/>
          <w:noProof/>
          <w:color w:val="333333"/>
          <w:sz w:val="24"/>
          <w:szCs w:val="24"/>
        </w:rPr>
        <w:lastRenderedPageBreak/>
        <w:drawing>
          <wp:inline distT="0" distB="0" distL="0" distR="0" wp14:anchorId="1ABD233F" wp14:editId="64FDEA6C">
            <wp:extent cx="2490001" cy="34107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M8UU4IN4TRX4B.png"/>
                    <pic:cNvPicPr/>
                  </pic:nvPicPr>
                  <pic:blipFill>
                    <a:blip r:embed="rId30">
                      <a:extLst>
                        <a:ext uri="{28A0092B-C50C-407E-A947-70E740481C1C}">
                          <a14:useLocalDpi xmlns:a14="http://schemas.microsoft.com/office/drawing/2010/main" val="0"/>
                        </a:ext>
                      </a:extLst>
                    </a:blip>
                    <a:stretch>
                      <a:fillRect/>
                    </a:stretch>
                  </pic:blipFill>
                  <pic:spPr>
                    <a:xfrm>
                      <a:off x="0" y="0"/>
                      <a:ext cx="2490001" cy="3410712"/>
                    </a:xfrm>
                    <a:prstGeom prst="rect">
                      <a:avLst/>
                    </a:prstGeom>
                  </pic:spPr>
                </pic:pic>
              </a:graphicData>
            </a:graphic>
          </wp:inline>
        </w:drawing>
      </w:r>
      <w:r w:rsidR="00E71F03" w:rsidRPr="00422DF2">
        <w:rPr>
          <w:rFonts w:eastAsia="Times New Roman" w:cs="Helvetica"/>
          <w:color w:val="333333"/>
          <w:sz w:val="24"/>
          <w:szCs w:val="24"/>
        </w:rPr>
        <w:t xml:space="preserve"> </w:t>
      </w:r>
    </w:p>
    <w:p w14:paraId="7E3C5E19" w14:textId="002FC78B" w:rsidR="00235F9D" w:rsidRPr="00422DF2" w:rsidRDefault="0056644D" w:rsidP="00235F9D">
      <w:pPr>
        <w:shd w:val="clear" w:color="auto" w:fill="FFFFFF"/>
        <w:spacing w:before="45" w:after="150" w:line="360" w:lineRule="auto"/>
        <w:ind w:firstLine="720"/>
        <w:rPr>
          <w:rFonts w:eastAsia="Times New Roman" w:cs="Helvetica"/>
          <w:color w:val="333333"/>
          <w:sz w:val="24"/>
          <w:szCs w:val="24"/>
        </w:rPr>
      </w:pPr>
      <w:r w:rsidRPr="00422DF2">
        <w:rPr>
          <w:rFonts w:eastAsia="Times New Roman" w:cs="Helvetica"/>
          <w:color w:val="333333"/>
          <w:sz w:val="24"/>
          <w:szCs w:val="24"/>
        </w:rPr>
        <w:t>Figure 16: A</w:t>
      </w:r>
      <w:r w:rsidR="004E701A" w:rsidRPr="00422DF2">
        <w:rPr>
          <w:rFonts w:eastAsia="Times New Roman" w:cs="Helvetica"/>
          <w:color w:val="333333"/>
          <w:sz w:val="24"/>
          <w:szCs w:val="24"/>
        </w:rPr>
        <w:t xml:space="preserve">n </w:t>
      </w:r>
      <w:r w:rsidRPr="00422DF2">
        <w:rPr>
          <w:rFonts w:eastAsia="Times New Roman" w:cs="Helvetica"/>
          <w:color w:val="333333"/>
          <w:sz w:val="24"/>
          <w:szCs w:val="24"/>
        </w:rPr>
        <w:t>electrical diagram depicting the heating system</w:t>
      </w:r>
      <w:r w:rsidR="004E701A" w:rsidRPr="00422DF2">
        <w:rPr>
          <w:rFonts w:eastAsia="Times New Roman" w:cs="Helvetica"/>
          <w:color w:val="333333"/>
          <w:sz w:val="24"/>
          <w:szCs w:val="24"/>
        </w:rPr>
        <w:t>.</w:t>
      </w:r>
    </w:p>
    <w:p w14:paraId="6CF2E8A7" w14:textId="77777777" w:rsidR="00235F9D" w:rsidRPr="00422DF2" w:rsidRDefault="00235F9D" w:rsidP="00235F9D">
      <w:pPr>
        <w:shd w:val="clear" w:color="auto" w:fill="FFFFFF"/>
        <w:spacing w:before="45" w:after="150" w:line="360" w:lineRule="auto"/>
        <w:rPr>
          <w:rFonts w:eastAsia="Times New Roman" w:cs="Helvetica"/>
          <w:color w:val="333333"/>
          <w:sz w:val="24"/>
          <w:szCs w:val="24"/>
        </w:rPr>
      </w:pPr>
    </w:p>
    <w:p w14:paraId="3DD44D5F" w14:textId="77777777" w:rsidR="0056644D" w:rsidRPr="00422DF2" w:rsidRDefault="0056644D" w:rsidP="00235F9D">
      <w:pPr>
        <w:shd w:val="clear" w:color="auto" w:fill="FFFFFF"/>
        <w:spacing w:before="45" w:after="150" w:line="360" w:lineRule="auto"/>
        <w:rPr>
          <w:rFonts w:eastAsia="Times New Roman" w:cs="Helvetica"/>
          <w:color w:val="333333"/>
          <w:sz w:val="24"/>
          <w:szCs w:val="24"/>
        </w:rPr>
      </w:pPr>
      <w:r w:rsidRPr="00422DF2">
        <w:rPr>
          <w:rFonts w:cs="Helvetica"/>
          <w:noProof/>
          <w:color w:val="333333"/>
          <w:sz w:val="24"/>
          <w:szCs w:val="24"/>
        </w:rPr>
        <w:drawing>
          <wp:inline distT="0" distB="0" distL="0" distR="0" wp14:anchorId="7C171676" wp14:editId="1CC595EB">
            <wp:extent cx="3410712" cy="3048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MQKE2ING9BJT7.png"/>
                    <pic:cNvPicPr/>
                  </pic:nvPicPr>
                  <pic:blipFill>
                    <a:blip r:embed="rId31">
                      <a:extLst>
                        <a:ext uri="{28A0092B-C50C-407E-A947-70E740481C1C}">
                          <a14:useLocalDpi xmlns:a14="http://schemas.microsoft.com/office/drawing/2010/main" val="0"/>
                        </a:ext>
                      </a:extLst>
                    </a:blip>
                    <a:stretch>
                      <a:fillRect/>
                    </a:stretch>
                  </pic:blipFill>
                  <pic:spPr>
                    <a:xfrm>
                      <a:off x="0" y="0"/>
                      <a:ext cx="3410712" cy="3048143"/>
                    </a:xfrm>
                    <a:prstGeom prst="rect">
                      <a:avLst/>
                    </a:prstGeom>
                  </pic:spPr>
                </pic:pic>
              </a:graphicData>
            </a:graphic>
          </wp:inline>
        </w:drawing>
      </w:r>
    </w:p>
    <w:p w14:paraId="14A91559" w14:textId="075427E5" w:rsidR="0056644D" w:rsidRPr="00422DF2" w:rsidRDefault="0056644D" w:rsidP="00235F9D">
      <w:pPr>
        <w:shd w:val="clear" w:color="auto" w:fill="FFFFFF"/>
        <w:spacing w:before="45" w:after="150" w:line="360" w:lineRule="auto"/>
        <w:ind w:left="720"/>
        <w:rPr>
          <w:rFonts w:eastAsia="Times New Roman" w:cs="Helvetica"/>
          <w:color w:val="333333"/>
          <w:sz w:val="24"/>
          <w:szCs w:val="24"/>
        </w:rPr>
      </w:pPr>
      <w:r w:rsidRPr="00422DF2">
        <w:rPr>
          <w:rFonts w:eastAsia="Times New Roman" w:cs="Helvetica"/>
          <w:color w:val="333333"/>
          <w:sz w:val="24"/>
          <w:szCs w:val="24"/>
        </w:rPr>
        <w:t>Figure 17: Remove one of the male connectors from the 5.52</w:t>
      </w:r>
      <w:r w:rsidR="004E701A" w:rsidRPr="00422DF2">
        <w:rPr>
          <w:rFonts w:eastAsia="Times New Roman" w:cs="Helvetica"/>
          <w:color w:val="333333"/>
          <w:sz w:val="24"/>
          <w:szCs w:val="24"/>
        </w:rPr>
        <w:t xml:space="preserve"> </w:t>
      </w:r>
      <w:r w:rsidRPr="00422DF2">
        <w:rPr>
          <w:rFonts w:eastAsia="Times New Roman" w:cs="Helvetica"/>
          <w:color w:val="333333"/>
          <w:sz w:val="24"/>
          <w:szCs w:val="24"/>
        </w:rPr>
        <w:t xml:space="preserve">mm cable to allow </w:t>
      </w:r>
      <w:r w:rsidR="00235F9D" w:rsidRPr="00422DF2">
        <w:rPr>
          <w:rFonts w:eastAsia="Times New Roman" w:cs="Helvetica"/>
          <w:color w:val="333333"/>
          <w:sz w:val="24"/>
          <w:szCs w:val="24"/>
        </w:rPr>
        <w:t>for an interface</w:t>
      </w:r>
      <w:r w:rsidRPr="00422DF2">
        <w:rPr>
          <w:rFonts w:eastAsia="Times New Roman" w:cs="Helvetica"/>
          <w:color w:val="333333"/>
          <w:sz w:val="24"/>
          <w:szCs w:val="24"/>
        </w:rPr>
        <w:t xml:space="preserve"> with the battery.</w:t>
      </w:r>
    </w:p>
    <w:p w14:paraId="35A4B706" w14:textId="77777777" w:rsidR="0056644D" w:rsidRPr="00422DF2" w:rsidRDefault="0056644D" w:rsidP="0008507F">
      <w:pPr>
        <w:shd w:val="clear" w:color="auto" w:fill="FFFFFF"/>
        <w:spacing w:before="45" w:after="150" w:line="360" w:lineRule="auto"/>
        <w:jc w:val="both"/>
        <w:rPr>
          <w:rFonts w:cs="Helvetica"/>
          <w:color w:val="333333"/>
          <w:sz w:val="24"/>
          <w:szCs w:val="24"/>
        </w:rPr>
      </w:pPr>
    </w:p>
    <w:p w14:paraId="0B0E23CB" w14:textId="77777777" w:rsidR="0056644D" w:rsidRPr="00422DF2" w:rsidRDefault="00E71F03"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63152552" wp14:editId="3D45A989">
            <wp:extent cx="3171902" cy="2286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XS2VJIVO53UOM.LAR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1902" cy="2286000"/>
                    </a:xfrm>
                    <a:prstGeom prst="rect">
                      <a:avLst/>
                    </a:prstGeom>
                  </pic:spPr>
                </pic:pic>
              </a:graphicData>
            </a:graphic>
          </wp:inline>
        </w:drawing>
      </w:r>
    </w:p>
    <w:p w14:paraId="387FE894" w14:textId="69039FE0" w:rsidR="0056644D" w:rsidRPr="00422DF2" w:rsidRDefault="0056644D" w:rsidP="00235F9D">
      <w:pPr>
        <w:shd w:val="clear" w:color="auto" w:fill="FFFFFF"/>
        <w:spacing w:before="45" w:after="150" w:line="360" w:lineRule="auto"/>
        <w:rPr>
          <w:rFonts w:cs="Helvetica"/>
          <w:color w:val="333333"/>
          <w:sz w:val="24"/>
          <w:szCs w:val="24"/>
        </w:rPr>
      </w:pPr>
      <w:r w:rsidRPr="00422DF2">
        <w:rPr>
          <w:rFonts w:cs="Helvetica"/>
          <w:color w:val="333333"/>
          <w:sz w:val="24"/>
          <w:szCs w:val="24"/>
        </w:rPr>
        <w:t>Figure 18: Feeding the heating pad leads out of the inner chamber, and connecting them to the thermostat</w:t>
      </w:r>
      <w:r w:rsidR="004E701A" w:rsidRPr="00422DF2">
        <w:rPr>
          <w:rFonts w:cs="Helvetica"/>
          <w:color w:val="333333"/>
          <w:sz w:val="24"/>
          <w:szCs w:val="24"/>
        </w:rPr>
        <w:t>.</w:t>
      </w:r>
    </w:p>
    <w:p w14:paraId="1E0A5AB2" w14:textId="77777777" w:rsidR="0056644D" w:rsidRPr="00422DF2" w:rsidRDefault="0056644D" w:rsidP="0008507F">
      <w:pPr>
        <w:jc w:val="both"/>
        <w:rPr>
          <w:rFonts w:cs="Helvetica"/>
          <w:noProof/>
          <w:color w:val="333333"/>
          <w:sz w:val="24"/>
          <w:szCs w:val="24"/>
        </w:rPr>
      </w:pPr>
      <w:r w:rsidRPr="00422DF2">
        <w:rPr>
          <w:rFonts w:cs="Helvetica"/>
          <w:noProof/>
          <w:color w:val="333333"/>
          <w:sz w:val="24"/>
          <w:szCs w:val="24"/>
        </w:rPr>
        <w:br w:type="page"/>
      </w:r>
    </w:p>
    <w:p w14:paraId="0E462BD8" w14:textId="24F2DA07" w:rsidR="0056644D" w:rsidRPr="00422DF2" w:rsidRDefault="0056644D" w:rsidP="0008507F">
      <w:pPr>
        <w:pStyle w:val="Heading2"/>
        <w:jc w:val="both"/>
        <w:rPr>
          <w:i/>
          <w:sz w:val="24"/>
          <w:szCs w:val="24"/>
        </w:rPr>
      </w:pPr>
      <w:bookmarkStart w:id="81" w:name="_Toc475231112"/>
      <w:r w:rsidRPr="00422DF2">
        <w:rPr>
          <w:i/>
          <w:sz w:val="24"/>
          <w:szCs w:val="24"/>
        </w:rPr>
        <w:lastRenderedPageBreak/>
        <w:t xml:space="preserve">Assembling the </w:t>
      </w:r>
      <w:r w:rsidR="000A3942">
        <w:rPr>
          <w:i/>
          <w:sz w:val="24"/>
          <w:szCs w:val="24"/>
        </w:rPr>
        <w:t xml:space="preserve">Complete </w:t>
      </w:r>
      <w:r w:rsidRPr="00422DF2">
        <w:rPr>
          <w:i/>
          <w:sz w:val="24"/>
          <w:szCs w:val="24"/>
        </w:rPr>
        <w:t xml:space="preserve">Heating </w:t>
      </w:r>
      <w:r w:rsidR="000A3942">
        <w:rPr>
          <w:i/>
          <w:sz w:val="24"/>
          <w:szCs w:val="24"/>
        </w:rPr>
        <w:t>Unit</w:t>
      </w:r>
      <w:bookmarkEnd w:id="81"/>
      <w:r w:rsidR="000A3942" w:rsidRPr="00422DF2">
        <w:rPr>
          <w:i/>
          <w:sz w:val="24"/>
          <w:szCs w:val="24"/>
        </w:rPr>
        <w:t xml:space="preserve"> </w:t>
      </w:r>
    </w:p>
    <w:p w14:paraId="350CB464" w14:textId="3C78DC43"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i/>
          <w:color w:val="333333"/>
          <w:sz w:val="24"/>
          <w:szCs w:val="24"/>
        </w:rPr>
        <w:tab/>
      </w:r>
      <w:r w:rsidRPr="00422DF2">
        <w:rPr>
          <w:rFonts w:cs="Helvetica"/>
          <w:color w:val="333333"/>
          <w:sz w:val="24"/>
          <w:szCs w:val="24"/>
        </w:rPr>
        <w:t xml:space="preserve">In order to ensure efficient distribution of heat, the heating pads must be mounted in the previously constructed heating pad </w:t>
      </w:r>
      <w:r w:rsidR="000A3942">
        <w:rPr>
          <w:rFonts w:cs="Helvetica"/>
          <w:color w:val="333333"/>
          <w:sz w:val="24"/>
          <w:szCs w:val="24"/>
        </w:rPr>
        <w:t>spacer</w:t>
      </w:r>
      <w:r w:rsidRPr="00422DF2">
        <w:rPr>
          <w:rFonts w:cs="Helvetica"/>
          <w:color w:val="333333"/>
          <w:sz w:val="24"/>
          <w:szCs w:val="24"/>
        </w:rPr>
        <w:t xml:space="preserve">. Slide each of the heating pads into a respective slot, and use a hot glue gun to ensure they are firmly mounted. Place the thermocouple in its respective notch, and mount it in place with hot glue. Finally, place the heating pads in the bottom of the inner chamber.  </w:t>
      </w:r>
    </w:p>
    <w:p w14:paraId="43713FA3" w14:textId="77777777" w:rsidR="0056644D" w:rsidRPr="00422DF2" w:rsidRDefault="0056644D" w:rsidP="0008507F">
      <w:pPr>
        <w:shd w:val="clear" w:color="auto" w:fill="FFFFFF"/>
        <w:spacing w:before="45" w:after="150" w:line="360" w:lineRule="auto"/>
        <w:jc w:val="both"/>
        <w:rPr>
          <w:rFonts w:cs="Helvetica"/>
          <w:color w:val="333333"/>
          <w:sz w:val="24"/>
          <w:szCs w:val="24"/>
        </w:rPr>
      </w:pPr>
    </w:p>
    <w:p w14:paraId="6AA32BDA" w14:textId="77777777"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3485B214" wp14:editId="080D83C8">
            <wp:extent cx="3763926" cy="200139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G6F69IVO534I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7094" cy="2003080"/>
                    </a:xfrm>
                    <a:prstGeom prst="rect">
                      <a:avLst/>
                    </a:prstGeom>
                  </pic:spPr>
                </pic:pic>
              </a:graphicData>
            </a:graphic>
          </wp:inline>
        </w:drawing>
      </w:r>
    </w:p>
    <w:p w14:paraId="10D629A8" w14:textId="03A6D1AE"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 xml:space="preserve">Figure 19: The heating pads correctly assembled into the </w:t>
      </w:r>
      <w:r w:rsidR="000A3942">
        <w:rPr>
          <w:rFonts w:cs="Helvetica"/>
          <w:color w:val="333333"/>
          <w:sz w:val="24"/>
          <w:szCs w:val="24"/>
        </w:rPr>
        <w:t>heating pad spacer</w:t>
      </w:r>
      <w:r w:rsidR="004E701A" w:rsidRPr="00422DF2">
        <w:rPr>
          <w:rFonts w:cs="Helvetica"/>
          <w:color w:val="333333"/>
          <w:sz w:val="24"/>
          <w:szCs w:val="24"/>
        </w:rPr>
        <w:t>.</w:t>
      </w:r>
    </w:p>
    <w:p w14:paraId="0308D53F" w14:textId="77777777" w:rsidR="00235F9D" w:rsidRPr="00422DF2" w:rsidRDefault="00235F9D" w:rsidP="0008507F">
      <w:pPr>
        <w:shd w:val="clear" w:color="auto" w:fill="FFFFFF"/>
        <w:spacing w:before="45" w:after="150" w:line="360" w:lineRule="auto"/>
        <w:jc w:val="both"/>
        <w:rPr>
          <w:rFonts w:cs="Helvetica"/>
          <w:color w:val="333333"/>
          <w:sz w:val="24"/>
          <w:szCs w:val="24"/>
        </w:rPr>
      </w:pPr>
    </w:p>
    <w:p w14:paraId="04E982BE" w14:textId="77777777"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drawing>
          <wp:inline distT="0" distB="0" distL="0" distR="0" wp14:anchorId="09855352" wp14:editId="5ADA2516">
            <wp:extent cx="3442446" cy="2286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1D8WIVO53ZOG.LAR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2446" cy="2286000"/>
                    </a:xfrm>
                    <a:prstGeom prst="rect">
                      <a:avLst/>
                    </a:prstGeom>
                  </pic:spPr>
                </pic:pic>
              </a:graphicData>
            </a:graphic>
          </wp:inline>
        </w:drawing>
      </w:r>
    </w:p>
    <w:p w14:paraId="0D4976FD" w14:textId="31C6C3CC"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Figure 20: The heating pad</w:t>
      </w:r>
      <w:r w:rsidR="00B94793">
        <w:rPr>
          <w:rFonts w:cs="Helvetica"/>
          <w:color w:val="333333"/>
          <w:sz w:val="24"/>
          <w:szCs w:val="24"/>
        </w:rPr>
        <w:t xml:space="preserve"> assembly</w:t>
      </w:r>
      <w:r w:rsidRPr="00422DF2">
        <w:rPr>
          <w:rFonts w:cs="Helvetica"/>
          <w:color w:val="333333"/>
          <w:sz w:val="24"/>
          <w:szCs w:val="24"/>
        </w:rPr>
        <w:t xml:space="preserve"> after the thermocouple has been glued in place</w:t>
      </w:r>
      <w:r w:rsidR="004E701A" w:rsidRPr="00422DF2">
        <w:rPr>
          <w:rFonts w:cs="Helvetica"/>
          <w:color w:val="333333"/>
          <w:sz w:val="24"/>
          <w:szCs w:val="24"/>
        </w:rPr>
        <w:t>.</w:t>
      </w:r>
    </w:p>
    <w:p w14:paraId="566688B6" w14:textId="77777777" w:rsidR="0056644D"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noProof/>
          <w:color w:val="333333"/>
          <w:sz w:val="24"/>
          <w:szCs w:val="24"/>
        </w:rPr>
        <w:lastRenderedPageBreak/>
        <w:drawing>
          <wp:inline distT="0" distB="0" distL="0" distR="0" wp14:anchorId="7DCDB4F3" wp14:editId="57A3C710">
            <wp:extent cx="3440026" cy="22860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0PR4UIVO53ZM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3697A3A2" w14:textId="3AF3808E" w:rsidR="00CB3D55" w:rsidRPr="00422DF2" w:rsidRDefault="0056644D" w:rsidP="0008507F">
      <w:pPr>
        <w:shd w:val="clear" w:color="auto" w:fill="FFFFFF"/>
        <w:spacing w:before="45" w:after="150" w:line="360" w:lineRule="auto"/>
        <w:jc w:val="both"/>
        <w:rPr>
          <w:rFonts w:cs="Helvetica"/>
          <w:color w:val="333333"/>
          <w:sz w:val="24"/>
          <w:szCs w:val="24"/>
        </w:rPr>
      </w:pPr>
      <w:r w:rsidRPr="00422DF2">
        <w:rPr>
          <w:rFonts w:cs="Helvetica"/>
          <w:color w:val="333333"/>
          <w:sz w:val="24"/>
          <w:szCs w:val="24"/>
        </w:rPr>
        <w:t xml:space="preserve">Figure 21: The </w:t>
      </w:r>
      <w:r w:rsidR="00CB3D55" w:rsidRPr="00422DF2">
        <w:rPr>
          <w:rFonts w:cs="Helvetica"/>
          <w:color w:val="333333"/>
          <w:sz w:val="24"/>
          <w:szCs w:val="24"/>
        </w:rPr>
        <w:t>heating pad</w:t>
      </w:r>
      <w:r w:rsidR="006650AE">
        <w:rPr>
          <w:rFonts w:cs="Helvetica"/>
          <w:color w:val="333333"/>
          <w:sz w:val="24"/>
          <w:szCs w:val="24"/>
        </w:rPr>
        <w:t>s are held in the</w:t>
      </w:r>
      <w:r w:rsidR="00CB3D55" w:rsidRPr="00422DF2">
        <w:rPr>
          <w:rFonts w:cs="Helvetica"/>
          <w:color w:val="333333"/>
          <w:sz w:val="24"/>
          <w:szCs w:val="24"/>
        </w:rPr>
        <w:t xml:space="preserve"> </w:t>
      </w:r>
      <w:r w:rsidR="004E701A" w:rsidRPr="00422DF2">
        <w:rPr>
          <w:rFonts w:cs="Helvetica"/>
          <w:color w:val="333333"/>
          <w:sz w:val="24"/>
          <w:szCs w:val="24"/>
        </w:rPr>
        <w:t>spacer</w:t>
      </w:r>
      <w:r w:rsidR="006650AE">
        <w:rPr>
          <w:rFonts w:cs="Helvetica"/>
          <w:color w:val="333333"/>
          <w:sz w:val="24"/>
          <w:szCs w:val="24"/>
        </w:rPr>
        <w:t xml:space="preserve"> and</w:t>
      </w:r>
      <w:r w:rsidR="004E701A" w:rsidRPr="00422DF2">
        <w:rPr>
          <w:rFonts w:cs="Helvetica"/>
          <w:color w:val="333333"/>
          <w:sz w:val="24"/>
          <w:szCs w:val="24"/>
        </w:rPr>
        <w:t xml:space="preserve"> </w:t>
      </w:r>
      <w:r w:rsidR="00CB3D55" w:rsidRPr="00422DF2">
        <w:rPr>
          <w:rFonts w:cs="Helvetica"/>
          <w:color w:val="333333"/>
          <w:sz w:val="24"/>
          <w:szCs w:val="24"/>
        </w:rPr>
        <w:t xml:space="preserve">resting </w:t>
      </w:r>
      <w:r w:rsidR="006650AE">
        <w:rPr>
          <w:rFonts w:cs="Helvetica"/>
          <w:color w:val="333333"/>
          <w:sz w:val="24"/>
          <w:szCs w:val="24"/>
        </w:rPr>
        <w:t>at</w:t>
      </w:r>
      <w:r w:rsidR="006650AE" w:rsidRPr="00422DF2">
        <w:rPr>
          <w:rFonts w:cs="Helvetica"/>
          <w:color w:val="333333"/>
          <w:sz w:val="24"/>
          <w:szCs w:val="24"/>
        </w:rPr>
        <w:t xml:space="preserve"> </w:t>
      </w:r>
      <w:r w:rsidR="00CB3D55" w:rsidRPr="00422DF2">
        <w:rPr>
          <w:rFonts w:cs="Helvetica"/>
          <w:color w:val="333333"/>
          <w:sz w:val="24"/>
          <w:szCs w:val="24"/>
        </w:rPr>
        <w:t>the bottom of the inner chamber</w:t>
      </w:r>
      <w:r w:rsidR="004E701A" w:rsidRPr="00422DF2">
        <w:rPr>
          <w:rFonts w:cs="Helvetica"/>
          <w:color w:val="333333"/>
          <w:sz w:val="24"/>
          <w:szCs w:val="24"/>
        </w:rPr>
        <w:t>.</w:t>
      </w:r>
    </w:p>
    <w:p w14:paraId="726D57EA" w14:textId="77777777" w:rsidR="00CB3D55" w:rsidRPr="00422DF2" w:rsidRDefault="00CB3D55" w:rsidP="0008507F">
      <w:pPr>
        <w:jc w:val="both"/>
        <w:rPr>
          <w:rFonts w:cs="Helvetica"/>
          <w:color w:val="333333"/>
          <w:sz w:val="24"/>
          <w:szCs w:val="24"/>
        </w:rPr>
      </w:pPr>
      <w:r w:rsidRPr="00422DF2">
        <w:rPr>
          <w:rFonts w:cs="Helvetica"/>
          <w:color w:val="333333"/>
          <w:sz w:val="24"/>
          <w:szCs w:val="24"/>
        </w:rPr>
        <w:br w:type="page"/>
      </w:r>
    </w:p>
    <w:p w14:paraId="67D29295" w14:textId="77777777" w:rsidR="0008507F" w:rsidRPr="00422DF2" w:rsidRDefault="0008507F" w:rsidP="0008507F">
      <w:pPr>
        <w:pStyle w:val="Heading2"/>
        <w:jc w:val="both"/>
        <w:rPr>
          <w:i/>
          <w:sz w:val="24"/>
          <w:szCs w:val="24"/>
        </w:rPr>
      </w:pPr>
      <w:bookmarkStart w:id="82" w:name="_Toc475231113"/>
      <w:r w:rsidRPr="00422DF2">
        <w:rPr>
          <w:i/>
          <w:sz w:val="24"/>
          <w:szCs w:val="24"/>
        </w:rPr>
        <w:lastRenderedPageBreak/>
        <w:t xml:space="preserve">Trimming Foam </w:t>
      </w:r>
      <w:r w:rsidR="009F2DE2" w:rsidRPr="00422DF2">
        <w:rPr>
          <w:i/>
          <w:sz w:val="24"/>
          <w:szCs w:val="24"/>
        </w:rPr>
        <w:t>Insulation</w:t>
      </w:r>
      <w:r w:rsidRPr="00422DF2">
        <w:rPr>
          <w:i/>
          <w:sz w:val="24"/>
          <w:szCs w:val="24"/>
        </w:rPr>
        <w:t xml:space="preserve"> to the Appropriate Size</w:t>
      </w:r>
      <w:bookmarkEnd w:id="82"/>
    </w:p>
    <w:p w14:paraId="144E5199" w14:textId="21D344B9" w:rsidR="0008507F" w:rsidRPr="00422DF2" w:rsidRDefault="0008507F"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 xml:space="preserve">Now that the </w:t>
      </w:r>
      <w:r w:rsidR="009F2DE2" w:rsidRPr="00422DF2">
        <w:rPr>
          <w:rFonts w:eastAsia="Times New Roman" w:cs="Helvetica"/>
          <w:color w:val="333333"/>
          <w:sz w:val="24"/>
          <w:szCs w:val="24"/>
        </w:rPr>
        <w:t xml:space="preserve">electrical system has been completed, the foam insulation must be modified to accommodate the thermostat. Use the modified middle foam template to trim one of the insulation pieces as shown. Place the fuse, thermostat, and terminal block on top of the bottom layer of foam. Lay the modified middle layer on top of the bottom layer, position the electrical components in the modified corner. Place a standard middle layer on top of the modified layer, and if any components protrude into this layer, trim the foam as necessary. </w:t>
      </w:r>
    </w:p>
    <w:p w14:paraId="1B9D0A8A"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noProof/>
          <w:color w:val="333333"/>
          <w:sz w:val="24"/>
          <w:szCs w:val="24"/>
        </w:rPr>
        <w:drawing>
          <wp:inline distT="0" distB="0" distL="0" distR="0" wp14:anchorId="41188329" wp14:editId="646C8745">
            <wp:extent cx="3440026" cy="22860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QEDDUIVO5429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72AA0D32" w14:textId="49F217AE"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Figure 22: The modified middle layer of foam</w:t>
      </w:r>
      <w:r w:rsidR="004E701A" w:rsidRPr="00422DF2">
        <w:rPr>
          <w:rFonts w:eastAsia="Times New Roman" w:cs="Helvetica"/>
          <w:color w:val="333333"/>
          <w:sz w:val="24"/>
          <w:szCs w:val="24"/>
        </w:rPr>
        <w:t>.</w:t>
      </w:r>
    </w:p>
    <w:p w14:paraId="00C938CB" w14:textId="77777777" w:rsidR="00235F9D" w:rsidRPr="00422DF2" w:rsidRDefault="00235F9D" w:rsidP="009F2DE2">
      <w:pPr>
        <w:shd w:val="clear" w:color="auto" w:fill="FFFFFF"/>
        <w:spacing w:before="45" w:after="150" w:line="240" w:lineRule="auto"/>
        <w:ind w:firstLine="375"/>
        <w:rPr>
          <w:rFonts w:eastAsia="Times New Roman" w:cs="Helvetica"/>
          <w:color w:val="333333"/>
          <w:sz w:val="24"/>
          <w:szCs w:val="24"/>
        </w:rPr>
      </w:pPr>
    </w:p>
    <w:p w14:paraId="42948083"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noProof/>
          <w:color w:val="333333"/>
          <w:sz w:val="24"/>
          <w:szCs w:val="24"/>
        </w:rPr>
        <w:drawing>
          <wp:inline distT="0" distB="0" distL="0" distR="0" wp14:anchorId="328E57EE" wp14:editId="19D01496">
            <wp:extent cx="3440026" cy="22860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I8QNXIVO542C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56130758" w14:textId="305DE538"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Figure 23: Ensuring the components are accommodated by the foam modification</w:t>
      </w:r>
      <w:r w:rsidR="004E701A" w:rsidRPr="00422DF2">
        <w:rPr>
          <w:rFonts w:eastAsia="Times New Roman" w:cs="Helvetica"/>
          <w:color w:val="333333"/>
          <w:sz w:val="24"/>
          <w:szCs w:val="24"/>
        </w:rPr>
        <w:t>.</w:t>
      </w:r>
    </w:p>
    <w:p w14:paraId="330D9389"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noProof/>
          <w:color w:val="333333"/>
          <w:sz w:val="24"/>
          <w:szCs w:val="24"/>
        </w:rPr>
        <w:lastRenderedPageBreak/>
        <w:drawing>
          <wp:inline distT="0" distB="0" distL="0" distR="0" wp14:anchorId="5EB29123" wp14:editId="0376D2F8">
            <wp:extent cx="3440026" cy="22860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Z3SS9VIVO542G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2AE1BD12"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r w:rsidRPr="00422DF2">
        <w:rPr>
          <w:rFonts w:eastAsia="Times New Roman" w:cs="Helvetica"/>
          <w:color w:val="333333"/>
          <w:sz w:val="24"/>
          <w:szCs w:val="24"/>
        </w:rPr>
        <w:t>Figure 24: The next layer of foam should fit on top with no protrusions.</w:t>
      </w:r>
    </w:p>
    <w:p w14:paraId="311F2E43" w14:textId="77777777" w:rsidR="009F2DE2" w:rsidRPr="00422DF2" w:rsidRDefault="009F2DE2" w:rsidP="009F2DE2">
      <w:pPr>
        <w:shd w:val="clear" w:color="auto" w:fill="FFFFFF"/>
        <w:spacing w:before="45" w:after="150" w:line="240" w:lineRule="auto"/>
        <w:ind w:firstLine="375"/>
        <w:rPr>
          <w:rFonts w:eastAsia="Times New Roman" w:cs="Helvetica"/>
          <w:color w:val="333333"/>
          <w:sz w:val="24"/>
          <w:szCs w:val="24"/>
        </w:rPr>
      </w:pPr>
    </w:p>
    <w:p w14:paraId="143E8833" w14:textId="77777777" w:rsidR="0008507F" w:rsidRPr="00422DF2" w:rsidRDefault="0008507F" w:rsidP="0008507F">
      <w:pPr>
        <w:rPr>
          <w:sz w:val="24"/>
          <w:szCs w:val="24"/>
        </w:rPr>
      </w:pPr>
    </w:p>
    <w:p w14:paraId="3DFBC76C" w14:textId="77777777" w:rsidR="0008507F" w:rsidRPr="00422DF2" w:rsidRDefault="0008507F">
      <w:pPr>
        <w:rPr>
          <w:rFonts w:eastAsiaTheme="majorEastAsia" w:cstheme="majorBidi"/>
          <w:b/>
          <w:bCs/>
          <w:i/>
          <w:sz w:val="24"/>
          <w:szCs w:val="24"/>
        </w:rPr>
      </w:pPr>
      <w:r w:rsidRPr="00422DF2">
        <w:rPr>
          <w:i/>
          <w:sz w:val="24"/>
          <w:szCs w:val="24"/>
        </w:rPr>
        <w:br w:type="page"/>
      </w:r>
    </w:p>
    <w:p w14:paraId="7F1E4B3A" w14:textId="77777777" w:rsidR="0008507F" w:rsidRPr="00422DF2" w:rsidRDefault="002E50E0" w:rsidP="0008507F">
      <w:pPr>
        <w:pStyle w:val="Heading2"/>
        <w:jc w:val="both"/>
        <w:rPr>
          <w:i/>
          <w:sz w:val="24"/>
          <w:szCs w:val="24"/>
        </w:rPr>
      </w:pPr>
      <w:bookmarkStart w:id="83" w:name="_Toc475231114"/>
      <w:r w:rsidRPr="00422DF2">
        <w:rPr>
          <w:i/>
          <w:sz w:val="24"/>
          <w:szCs w:val="24"/>
        </w:rPr>
        <w:lastRenderedPageBreak/>
        <w:t>Mounting the Thermometer</w:t>
      </w:r>
      <w:bookmarkEnd w:id="83"/>
    </w:p>
    <w:p w14:paraId="4838FDD6" w14:textId="77777777" w:rsidR="0008507F" w:rsidRPr="00422DF2" w:rsidRDefault="00EB442F" w:rsidP="0008507F">
      <w:pPr>
        <w:shd w:val="clear" w:color="auto" w:fill="FFFFFF"/>
        <w:spacing w:before="45" w:after="150" w:line="240" w:lineRule="auto"/>
        <w:jc w:val="both"/>
        <w:rPr>
          <w:rFonts w:eastAsia="Times New Roman" w:cs="Helvetica"/>
          <w:color w:val="FF0000"/>
          <w:sz w:val="24"/>
          <w:szCs w:val="24"/>
        </w:rPr>
      </w:pPr>
      <w:r w:rsidRPr="00422DF2">
        <w:rPr>
          <w:rFonts w:eastAsia="Times New Roman" w:cs="Helvetica"/>
          <w:b/>
          <w:bCs/>
          <w:color w:val="FF0000"/>
          <w:sz w:val="24"/>
          <w:szCs w:val="24"/>
        </w:rPr>
        <w:t>IMPORTANT: After this step, the inner chamber will be permanently mounted in the incubator. Ensure the heating pads and thermocouple are properly inserted in the system</w:t>
      </w:r>
      <w:r w:rsidRPr="00422DF2">
        <w:rPr>
          <w:rFonts w:eastAsia="Times New Roman" w:cs="Helvetica"/>
          <w:color w:val="FF0000"/>
          <w:sz w:val="24"/>
          <w:szCs w:val="24"/>
        </w:rPr>
        <w:t>.</w:t>
      </w:r>
    </w:p>
    <w:p w14:paraId="4D6EC7B1" w14:textId="75E1EEC3" w:rsidR="0008507F" w:rsidRPr="00422DF2" w:rsidRDefault="00EB442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 xml:space="preserve">Now, the thermometer must be firmly mounted in the system. </w:t>
      </w:r>
      <w:r w:rsidR="009F2DE2" w:rsidRPr="00422DF2">
        <w:rPr>
          <w:rFonts w:eastAsia="Times New Roman" w:cs="Helvetica"/>
          <w:sz w:val="24"/>
          <w:szCs w:val="24"/>
        </w:rPr>
        <w:t xml:space="preserve">Remove all foam from </w:t>
      </w:r>
      <w:r w:rsidRPr="00422DF2">
        <w:rPr>
          <w:rFonts w:eastAsia="Times New Roman" w:cs="Helvetica"/>
          <w:sz w:val="24"/>
          <w:szCs w:val="24"/>
        </w:rPr>
        <w:t>the cooler</w:t>
      </w:r>
      <w:r w:rsidR="009F2DE2" w:rsidRPr="00422DF2">
        <w:rPr>
          <w:rFonts w:eastAsia="Times New Roman" w:cs="Helvetica"/>
          <w:sz w:val="24"/>
          <w:szCs w:val="24"/>
        </w:rPr>
        <w:t xml:space="preserve"> except for the bottom layer</w:t>
      </w:r>
      <w:r w:rsidRPr="00422DF2">
        <w:rPr>
          <w:rFonts w:eastAsia="Times New Roman" w:cs="Helvetica"/>
          <w:sz w:val="24"/>
          <w:szCs w:val="24"/>
        </w:rPr>
        <w:t>, and place the inner chamber on top of it.  Use a middle layer of foam to ensure the inner chamber is centered in the cooler</w:t>
      </w:r>
      <w:r w:rsidR="004E701A" w:rsidRPr="00422DF2">
        <w:rPr>
          <w:rFonts w:eastAsia="Times New Roman" w:cs="Helvetica"/>
          <w:sz w:val="24"/>
          <w:szCs w:val="24"/>
        </w:rPr>
        <w:t xml:space="preserve">. </w:t>
      </w:r>
      <w:r w:rsidRPr="00422DF2">
        <w:rPr>
          <w:rFonts w:eastAsia="Times New Roman" w:cs="Helvetica"/>
          <w:sz w:val="24"/>
          <w:szCs w:val="24"/>
        </w:rPr>
        <w:t xml:space="preserve">Slide the thermometer into the system, ensuring it reaches inside the inner chamber. </w:t>
      </w:r>
      <w:r w:rsidR="0008507F" w:rsidRPr="00422DF2">
        <w:rPr>
          <w:rFonts w:eastAsia="Times New Roman" w:cs="Helvetica"/>
          <w:sz w:val="24"/>
          <w:szCs w:val="24"/>
        </w:rPr>
        <w:t xml:space="preserve">Apply hot glue around the probes circumference, and fully insert it into the thermometer port.  Hold the thermometer in place until the glue sets. After it is mounted in place, apply hot glue around the thermometer port from the inside of the cooler. It is important to ensure a good seal is formed, as this allows the incubator to operate more effectively.  </w:t>
      </w:r>
    </w:p>
    <w:p w14:paraId="2DEFC00C"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0088331D" wp14:editId="041D89CC">
            <wp:extent cx="3164824" cy="2103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UQ4V9IVO541P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64824" cy="2103120"/>
                    </a:xfrm>
                    <a:prstGeom prst="rect">
                      <a:avLst/>
                    </a:prstGeom>
                  </pic:spPr>
                </pic:pic>
              </a:graphicData>
            </a:graphic>
          </wp:inline>
        </w:drawing>
      </w:r>
    </w:p>
    <w:p w14:paraId="61A751AB" w14:textId="365CD3F8"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 2</w:t>
      </w:r>
      <w:r w:rsidR="009F2DE2" w:rsidRPr="00422DF2">
        <w:rPr>
          <w:rFonts w:eastAsia="Times New Roman" w:cs="Helvetica"/>
          <w:sz w:val="24"/>
          <w:szCs w:val="24"/>
        </w:rPr>
        <w:t>5</w:t>
      </w:r>
      <w:r w:rsidRPr="00422DF2">
        <w:rPr>
          <w:rFonts w:eastAsia="Times New Roman" w:cs="Helvetica"/>
          <w:sz w:val="24"/>
          <w:szCs w:val="24"/>
        </w:rPr>
        <w:t>: The inner chamber and electrical system centered in the cooler</w:t>
      </w:r>
      <w:r w:rsidR="004E701A" w:rsidRPr="00422DF2">
        <w:rPr>
          <w:rFonts w:eastAsia="Times New Roman" w:cs="Helvetica"/>
          <w:sz w:val="24"/>
          <w:szCs w:val="24"/>
        </w:rPr>
        <w:t>.</w:t>
      </w:r>
    </w:p>
    <w:p w14:paraId="6AF4E7A2" w14:textId="77777777" w:rsidR="00235F9D" w:rsidRPr="00422DF2" w:rsidRDefault="00235F9D" w:rsidP="0008507F">
      <w:pPr>
        <w:shd w:val="clear" w:color="auto" w:fill="FFFFFF"/>
        <w:spacing w:before="45" w:after="150" w:line="240" w:lineRule="auto"/>
        <w:ind w:firstLine="720"/>
        <w:jc w:val="both"/>
        <w:rPr>
          <w:rFonts w:eastAsia="Times New Roman" w:cs="Helvetica"/>
          <w:sz w:val="24"/>
          <w:szCs w:val="24"/>
        </w:rPr>
      </w:pPr>
    </w:p>
    <w:p w14:paraId="50671BE0"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7C3C1BAB" wp14:editId="28FE5C2D">
            <wp:extent cx="2131198" cy="24688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ASBK6IVO5AABQ.jpg"/>
                    <pic:cNvPicPr/>
                  </pic:nvPicPr>
                  <pic:blipFill rotWithShape="1">
                    <a:blip r:embed="rId40" cstate="print">
                      <a:extLst>
                        <a:ext uri="{28A0092B-C50C-407E-A947-70E740481C1C}">
                          <a14:useLocalDpi xmlns:a14="http://schemas.microsoft.com/office/drawing/2010/main" val="0"/>
                        </a:ext>
                      </a:extLst>
                    </a:blip>
                    <a:srcRect t="-2" b="23022"/>
                    <a:stretch/>
                  </pic:blipFill>
                  <pic:spPr bwMode="auto">
                    <a:xfrm>
                      <a:off x="0" y="0"/>
                      <a:ext cx="2131198" cy="2468880"/>
                    </a:xfrm>
                    <a:prstGeom prst="rect">
                      <a:avLst/>
                    </a:prstGeom>
                    <a:ln>
                      <a:noFill/>
                    </a:ln>
                    <a:extLst>
                      <a:ext uri="{53640926-AAD7-44D8-BBD7-CCE9431645EC}">
                        <a14:shadowObscured xmlns:a14="http://schemas.microsoft.com/office/drawing/2010/main"/>
                      </a:ext>
                    </a:extLst>
                  </pic:spPr>
                </pic:pic>
              </a:graphicData>
            </a:graphic>
          </wp:inline>
        </w:drawing>
      </w:r>
    </w:p>
    <w:p w14:paraId="1EA53B1E" w14:textId="1A1A61E0" w:rsidR="0008507F" w:rsidRPr="00422DF2" w:rsidRDefault="009F2DE2"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 26</w:t>
      </w:r>
      <w:r w:rsidR="0008507F" w:rsidRPr="00422DF2">
        <w:rPr>
          <w:rFonts w:eastAsia="Times New Roman" w:cs="Helvetica"/>
          <w:sz w:val="24"/>
          <w:szCs w:val="24"/>
        </w:rPr>
        <w:t>: The thermometer should fully insert into the inner chamber</w:t>
      </w:r>
      <w:r w:rsidR="004E701A" w:rsidRPr="00422DF2">
        <w:rPr>
          <w:rFonts w:eastAsia="Times New Roman" w:cs="Helvetica"/>
          <w:sz w:val="24"/>
          <w:szCs w:val="24"/>
        </w:rPr>
        <w:t>.</w:t>
      </w:r>
    </w:p>
    <w:p w14:paraId="43D9A01A"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p>
    <w:p w14:paraId="0EDFD3C0"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p>
    <w:p w14:paraId="3BCB191C" w14:textId="77777777"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4122F7E6" wp14:editId="758D0C51">
            <wp:extent cx="3440026" cy="22860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K0J5LIVO540WK.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798F0F06" w14:textId="4E082B3E"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w:t>
      </w:r>
      <w:r w:rsidR="009F2DE2" w:rsidRPr="00422DF2">
        <w:rPr>
          <w:rFonts w:eastAsia="Times New Roman" w:cs="Helvetica"/>
          <w:sz w:val="24"/>
          <w:szCs w:val="24"/>
        </w:rPr>
        <w:t xml:space="preserve"> 27</w:t>
      </w:r>
      <w:r w:rsidRPr="00422DF2">
        <w:rPr>
          <w:rFonts w:eastAsia="Times New Roman" w:cs="Helvetica"/>
          <w:sz w:val="24"/>
          <w:szCs w:val="24"/>
        </w:rPr>
        <w:t>: Completely fill the port with hot glue before completely inserting the thermometer</w:t>
      </w:r>
      <w:r w:rsidR="004E701A" w:rsidRPr="00422DF2">
        <w:rPr>
          <w:rFonts w:eastAsia="Times New Roman" w:cs="Helvetica"/>
          <w:sz w:val="24"/>
          <w:szCs w:val="24"/>
        </w:rPr>
        <w:t>.</w:t>
      </w:r>
    </w:p>
    <w:p w14:paraId="004060CE" w14:textId="77777777" w:rsidR="00235F9D" w:rsidRPr="00422DF2" w:rsidRDefault="00235F9D" w:rsidP="0008507F">
      <w:pPr>
        <w:shd w:val="clear" w:color="auto" w:fill="FFFFFF"/>
        <w:spacing w:before="45" w:after="150" w:line="240" w:lineRule="auto"/>
        <w:ind w:firstLine="720"/>
        <w:jc w:val="both"/>
        <w:rPr>
          <w:rFonts w:eastAsia="Times New Roman" w:cs="Helvetica"/>
          <w:sz w:val="24"/>
          <w:szCs w:val="24"/>
        </w:rPr>
      </w:pPr>
    </w:p>
    <w:p w14:paraId="40CE699F" w14:textId="77777777" w:rsidR="00EB442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noProof/>
          <w:sz w:val="24"/>
          <w:szCs w:val="24"/>
        </w:rPr>
        <w:drawing>
          <wp:inline distT="0" distB="0" distL="0" distR="0" wp14:anchorId="3F1E707E" wp14:editId="0DCE6F5D">
            <wp:extent cx="3440026" cy="22860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4H5NXIVO540Y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40026" cy="2286000"/>
                    </a:xfrm>
                    <a:prstGeom prst="rect">
                      <a:avLst/>
                    </a:prstGeom>
                  </pic:spPr>
                </pic:pic>
              </a:graphicData>
            </a:graphic>
          </wp:inline>
        </w:drawing>
      </w:r>
    </w:p>
    <w:p w14:paraId="49B6C7BD" w14:textId="050E5192" w:rsidR="0008507F" w:rsidRPr="00422DF2" w:rsidRDefault="0008507F" w:rsidP="0008507F">
      <w:pPr>
        <w:shd w:val="clear" w:color="auto" w:fill="FFFFFF"/>
        <w:spacing w:before="45" w:after="150" w:line="240" w:lineRule="auto"/>
        <w:ind w:firstLine="720"/>
        <w:jc w:val="both"/>
        <w:rPr>
          <w:rFonts w:eastAsia="Times New Roman" w:cs="Helvetica"/>
          <w:sz w:val="24"/>
          <w:szCs w:val="24"/>
        </w:rPr>
      </w:pPr>
      <w:r w:rsidRPr="00422DF2">
        <w:rPr>
          <w:rFonts w:eastAsia="Times New Roman" w:cs="Helvetica"/>
          <w:sz w:val="24"/>
          <w:szCs w:val="24"/>
        </w:rPr>
        <w:t>Figure</w:t>
      </w:r>
      <w:r w:rsidR="009F2DE2" w:rsidRPr="00422DF2">
        <w:rPr>
          <w:rFonts w:eastAsia="Times New Roman" w:cs="Helvetica"/>
          <w:sz w:val="24"/>
          <w:szCs w:val="24"/>
        </w:rPr>
        <w:t xml:space="preserve"> 28</w:t>
      </w:r>
      <w:r w:rsidRPr="00422DF2">
        <w:rPr>
          <w:rFonts w:eastAsia="Times New Roman" w:cs="Helvetica"/>
          <w:sz w:val="24"/>
          <w:szCs w:val="24"/>
        </w:rPr>
        <w:t>: Ensure the thermometer is firmly mounted in place</w:t>
      </w:r>
      <w:r w:rsidR="004E701A" w:rsidRPr="00422DF2">
        <w:rPr>
          <w:rFonts w:eastAsia="Times New Roman" w:cs="Helvetica"/>
          <w:sz w:val="24"/>
          <w:szCs w:val="24"/>
        </w:rPr>
        <w:t>.</w:t>
      </w:r>
    </w:p>
    <w:p w14:paraId="041970C2" w14:textId="77777777" w:rsidR="0056644D" w:rsidRPr="00422DF2" w:rsidRDefault="0056644D" w:rsidP="0056644D">
      <w:pPr>
        <w:shd w:val="clear" w:color="auto" w:fill="FFFFFF"/>
        <w:spacing w:before="45" w:after="150" w:line="360" w:lineRule="auto"/>
        <w:rPr>
          <w:rFonts w:cs="Helvetica"/>
          <w:color w:val="333333"/>
          <w:sz w:val="24"/>
          <w:szCs w:val="24"/>
        </w:rPr>
      </w:pPr>
    </w:p>
    <w:p w14:paraId="5F0786CF" w14:textId="77777777" w:rsidR="00E71F03" w:rsidRPr="00422DF2" w:rsidRDefault="00E71F03" w:rsidP="0056644D">
      <w:pPr>
        <w:shd w:val="clear" w:color="auto" w:fill="FFFFFF"/>
        <w:spacing w:before="45" w:after="150" w:line="360" w:lineRule="auto"/>
        <w:rPr>
          <w:rFonts w:cs="Helvetica"/>
          <w:color w:val="333333"/>
          <w:sz w:val="24"/>
          <w:szCs w:val="24"/>
        </w:rPr>
      </w:pPr>
    </w:p>
    <w:p w14:paraId="3ECBA637" w14:textId="77777777" w:rsidR="00D743C1" w:rsidRPr="00422DF2" w:rsidRDefault="00D743C1" w:rsidP="0027128C">
      <w:pPr>
        <w:jc w:val="both"/>
        <w:rPr>
          <w:sz w:val="24"/>
          <w:szCs w:val="24"/>
        </w:rPr>
      </w:pPr>
    </w:p>
    <w:sectPr w:rsidR="00D743C1" w:rsidRPr="00422DF2" w:rsidSect="00CB3D55">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User" w:date="2017-02-19T00:15:00Z" w:initials="Office">
    <w:p w14:paraId="172DE663" w14:textId="4B5775A7" w:rsidR="00422DF2" w:rsidRDefault="00422DF2">
      <w:pPr>
        <w:pStyle w:val="CommentText"/>
      </w:pPr>
      <w:r>
        <w:rPr>
          <w:rStyle w:val="CommentReference"/>
        </w:rPr>
        <w:annotationRef/>
      </w:r>
      <w:r>
        <w:t xml:space="preserve">I don’t think 4 billion people are without clean water. Where is the citation? Instead, number is closer to 600 million, from this source embedded in: </w:t>
      </w:r>
      <w:bookmarkStart w:id="2" w:name="_GoBack"/>
      <w:r w:rsidRPr="00E71455">
        <w:t>http://water.org/water-crisis/water-sanitation-facts/</w:t>
      </w:r>
      <w:bookmarkEnd w:id="2"/>
    </w:p>
  </w:comment>
  <w:comment w:id="46" w:author="Microsoft Office User" w:date="2017-02-19T01:02:00Z" w:initials="Office">
    <w:p w14:paraId="355188BD" w14:textId="04703547" w:rsidR="00422DF2" w:rsidRDefault="00422DF2">
      <w:pPr>
        <w:pStyle w:val="CommentText"/>
      </w:pPr>
      <w:r>
        <w:rPr>
          <w:rStyle w:val="CommentReference"/>
        </w:rPr>
        <w:annotationRef/>
      </w:r>
      <w:r>
        <w:t>SIMPLIFY THIS… SOUNDS TOO CONFUSING. WHAT ARE SYSTEM COMPONENTS??????????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2DE663" w15:done="0"/>
  <w15:commentEx w15:paraId="355188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17500" w14:textId="77777777" w:rsidR="00BF3689" w:rsidRDefault="00BF3689" w:rsidP="00CB3D55">
      <w:pPr>
        <w:spacing w:after="0" w:line="240" w:lineRule="auto"/>
      </w:pPr>
      <w:r>
        <w:separator/>
      </w:r>
    </w:p>
  </w:endnote>
  <w:endnote w:type="continuationSeparator" w:id="0">
    <w:p w14:paraId="081E5D76" w14:textId="77777777" w:rsidR="00BF3689" w:rsidRDefault="00BF3689" w:rsidP="00CB3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1BBF2" w14:textId="77777777" w:rsidR="00422DF2" w:rsidRDefault="00422D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412324"/>
      <w:docPartObj>
        <w:docPartGallery w:val="Page Numbers (Bottom of Page)"/>
        <w:docPartUnique/>
      </w:docPartObj>
    </w:sdtPr>
    <w:sdtEndPr>
      <w:rPr>
        <w:noProof/>
      </w:rPr>
    </w:sdtEndPr>
    <w:sdtContent>
      <w:p w14:paraId="6870DAA2" w14:textId="77777777" w:rsidR="00422DF2" w:rsidRDefault="00422DF2">
        <w:pPr>
          <w:pStyle w:val="Footer"/>
          <w:jc w:val="right"/>
        </w:pPr>
        <w:r>
          <w:fldChar w:fldCharType="begin"/>
        </w:r>
        <w:r>
          <w:instrText xml:space="preserve"> PAGE   \* MERGEFORMAT </w:instrText>
        </w:r>
        <w:r>
          <w:fldChar w:fldCharType="separate"/>
        </w:r>
        <w:r w:rsidR="0068288E">
          <w:rPr>
            <w:noProof/>
          </w:rPr>
          <w:t>9</w:t>
        </w:r>
        <w:r>
          <w:rPr>
            <w:noProof/>
          </w:rPr>
          <w:fldChar w:fldCharType="end"/>
        </w:r>
      </w:p>
    </w:sdtContent>
  </w:sdt>
  <w:p w14:paraId="4C805623" w14:textId="77777777" w:rsidR="00422DF2" w:rsidRDefault="00422D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69B0C" w14:textId="77777777" w:rsidR="00422DF2" w:rsidRDefault="00422D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B9334" w14:textId="77777777" w:rsidR="00BF3689" w:rsidRDefault="00BF3689" w:rsidP="00CB3D55">
      <w:pPr>
        <w:spacing w:after="0" w:line="240" w:lineRule="auto"/>
      </w:pPr>
      <w:r>
        <w:separator/>
      </w:r>
    </w:p>
  </w:footnote>
  <w:footnote w:type="continuationSeparator" w:id="0">
    <w:p w14:paraId="7F35BDC5" w14:textId="77777777" w:rsidR="00BF3689" w:rsidRDefault="00BF3689" w:rsidP="00CB3D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C57D9" w14:textId="77777777" w:rsidR="00422DF2" w:rsidRDefault="00422D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DF75F" w14:textId="77777777" w:rsidR="00422DF2" w:rsidRDefault="00422D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82DD2" w14:textId="77777777" w:rsidR="00422DF2" w:rsidRDefault="00422D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D946C4"/>
    <w:multiLevelType w:val="multilevel"/>
    <w:tmpl w:val="3CE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3670AA"/>
    <w:multiLevelType w:val="multilevel"/>
    <w:tmpl w:val="DC702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F07F4A"/>
    <w:multiLevelType w:val="multilevel"/>
    <w:tmpl w:val="F7F4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B6678D"/>
    <w:multiLevelType w:val="multilevel"/>
    <w:tmpl w:val="99A86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F82798"/>
    <w:multiLevelType w:val="multilevel"/>
    <w:tmpl w:val="424EF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713730"/>
    <w:multiLevelType w:val="multilevel"/>
    <w:tmpl w:val="D59E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34138"/>
    <w:multiLevelType w:val="multilevel"/>
    <w:tmpl w:val="A0A0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0"/>
  </w:num>
  <w:num w:numId="5">
    <w:abstractNumId w:val="5"/>
  </w:num>
  <w:num w:numId="6">
    <w:abstractNumId w:val="1"/>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pc">
    <w15:presenceInfo w15:providerId="None" w15:userI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B0"/>
    <w:rsid w:val="0008507F"/>
    <w:rsid w:val="00092138"/>
    <w:rsid w:val="00092631"/>
    <w:rsid w:val="000A3942"/>
    <w:rsid w:val="00176118"/>
    <w:rsid w:val="00193D25"/>
    <w:rsid w:val="0020792D"/>
    <w:rsid w:val="00235F9D"/>
    <w:rsid w:val="002427F5"/>
    <w:rsid w:val="0027128C"/>
    <w:rsid w:val="002E50E0"/>
    <w:rsid w:val="002F0C52"/>
    <w:rsid w:val="00314ED3"/>
    <w:rsid w:val="00321952"/>
    <w:rsid w:val="0034774C"/>
    <w:rsid w:val="003F1879"/>
    <w:rsid w:val="004069E9"/>
    <w:rsid w:val="00422DF2"/>
    <w:rsid w:val="004E701A"/>
    <w:rsid w:val="00520564"/>
    <w:rsid w:val="00523FDD"/>
    <w:rsid w:val="0056644D"/>
    <w:rsid w:val="00577EE9"/>
    <w:rsid w:val="006650AE"/>
    <w:rsid w:val="0068288E"/>
    <w:rsid w:val="006E215F"/>
    <w:rsid w:val="007C75F9"/>
    <w:rsid w:val="008208A7"/>
    <w:rsid w:val="008440B0"/>
    <w:rsid w:val="008474B3"/>
    <w:rsid w:val="0089364E"/>
    <w:rsid w:val="009C3562"/>
    <w:rsid w:val="009F2DE2"/>
    <w:rsid w:val="00A05FD3"/>
    <w:rsid w:val="00B94793"/>
    <w:rsid w:val="00BC14A0"/>
    <w:rsid w:val="00BF3689"/>
    <w:rsid w:val="00C9176F"/>
    <w:rsid w:val="00CB3D55"/>
    <w:rsid w:val="00D0423B"/>
    <w:rsid w:val="00D743C1"/>
    <w:rsid w:val="00DB06C8"/>
    <w:rsid w:val="00DB51D1"/>
    <w:rsid w:val="00E16529"/>
    <w:rsid w:val="00E71455"/>
    <w:rsid w:val="00E71F03"/>
    <w:rsid w:val="00EB4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482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42F"/>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B442F"/>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0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0B0"/>
    <w:rPr>
      <w:rFonts w:ascii="Tahoma" w:hAnsi="Tahoma" w:cs="Tahoma"/>
      <w:sz w:val="16"/>
      <w:szCs w:val="16"/>
    </w:rPr>
  </w:style>
  <w:style w:type="paragraph" w:styleId="NormalWeb">
    <w:name w:val="Normal (Web)"/>
    <w:basedOn w:val="Normal"/>
    <w:uiPriority w:val="99"/>
    <w:unhideWhenUsed/>
    <w:rsid w:val="008440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40B0"/>
    <w:rPr>
      <w:b/>
      <w:bCs/>
    </w:rPr>
  </w:style>
  <w:style w:type="paragraph" w:styleId="NoSpacing">
    <w:name w:val="No Spacing"/>
    <w:uiPriority w:val="1"/>
    <w:qFormat/>
    <w:rsid w:val="0027128C"/>
    <w:pPr>
      <w:spacing w:after="0" w:line="240" w:lineRule="auto"/>
    </w:pPr>
  </w:style>
  <w:style w:type="character" w:styleId="Hyperlink">
    <w:name w:val="Hyperlink"/>
    <w:basedOn w:val="DefaultParagraphFont"/>
    <w:uiPriority w:val="99"/>
    <w:unhideWhenUsed/>
    <w:rsid w:val="00DB51D1"/>
    <w:rPr>
      <w:color w:val="0000FF"/>
      <w:u w:val="single"/>
    </w:rPr>
  </w:style>
  <w:style w:type="character" w:customStyle="1" w:styleId="aal">
    <w:name w:val="aal"/>
    <w:basedOn w:val="DefaultParagraphFont"/>
    <w:rsid w:val="00DB51D1"/>
  </w:style>
  <w:style w:type="character" w:customStyle="1" w:styleId="apple-converted-space">
    <w:name w:val="apple-converted-space"/>
    <w:basedOn w:val="DefaultParagraphFont"/>
    <w:rsid w:val="00DB51D1"/>
  </w:style>
  <w:style w:type="paragraph" w:styleId="Header">
    <w:name w:val="header"/>
    <w:basedOn w:val="Normal"/>
    <w:link w:val="HeaderChar"/>
    <w:uiPriority w:val="99"/>
    <w:unhideWhenUsed/>
    <w:rsid w:val="00CB3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D55"/>
  </w:style>
  <w:style w:type="paragraph" w:styleId="Footer">
    <w:name w:val="footer"/>
    <w:basedOn w:val="Normal"/>
    <w:link w:val="FooterChar"/>
    <w:uiPriority w:val="99"/>
    <w:unhideWhenUsed/>
    <w:rsid w:val="00CB3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D55"/>
  </w:style>
  <w:style w:type="paragraph" w:styleId="Caption">
    <w:name w:val="caption"/>
    <w:basedOn w:val="Normal"/>
    <w:next w:val="Normal"/>
    <w:uiPriority w:val="35"/>
    <w:semiHidden/>
    <w:unhideWhenUsed/>
    <w:qFormat/>
    <w:rsid w:val="002E50E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EB442F"/>
    <w:rPr>
      <w:rFonts w:eastAsiaTheme="majorEastAsia" w:cstheme="majorBidi"/>
      <w:b/>
      <w:bCs/>
      <w:sz w:val="28"/>
      <w:szCs w:val="28"/>
    </w:rPr>
  </w:style>
  <w:style w:type="paragraph" w:styleId="TOCHeading">
    <w:name w:val="TOC Heading"/>
    <w:basedOn w:val="Heading1"/>
    <w:next w:val="Normal"/>
    <w:uiPriority w:val="39"/>
    <w:unhideWhenUsed/>
    <w:qFormat/>
    <w:rsid w:val="00EB442F"/>
    <w:pPr>
      <w:outlineLvl w:val="9"/>
    </w:pPr>
    <w:rPr>
      <w:lang w:eastAsia="ja-JP"/>
    </w:rPr>
  </w:style>
  <w:style w:type="paragraph" w:styleId="TOC1">
    <w:name w:val="toc 1"/>
    <w:basedOn w:val="Normal"/>
    <w:next w:val="Normal"/>
    <w:autoRedefine/>
    <w:uiPriority w:val="39"/>
    <w:unhideWhenUsed/>
    <w:rsid w:val="00EB442F"/>
    <w:pPr>
      <w:spacing w:after="100"/>
    </w:pPr>
  </w:style>
  <w:style w:type="character" w:customStyle="1" w:styleId="Heading2Char">
    <w:name w:val="Heading 2 Char"/>
    <w:basedOn w:val="DefaultParagraphFont"/>
    <w:link w:val="Heading2"/>
    <w:uiPriority w:val="9"/>
    <w:rsid w:val="00EB442F"/>
    <w:rPr>
      <w:rFonts w:eastAsiaTheme="majorEastAsia" w:cstheme="majorBidi"/>
      <w:b/>
      <w:bCs/>
      <w:sz w:val="26"/>
      <w:szCs w:val="26"/>
    </w:rPr>
  </w:style>
  <w:style w:type="paragraph" w:styleId="TOC2">
    <w:name w:val="toc 2"/>
    <w:basedOn w:val="Normal"/>
    <w:next w:val="Normal"/>
    <w:autoRedefine/>
    <w:uiPriority w:val="39"/>
    <w:unhideWhenUsed/>
    <w:rsid w:val="00EB442F"/>
    <w:pPr>
      <w:spacing w:after="100"/>
      <w:ind w:left="220"/>
    </w:pPr>
  </w:style>
  <w:style w:type="character" w:styleId="CommentReference">
    <w:name w:val="annotation reference"/>
    <w:basedOn w:val="DefaultParagraphFont"/>
    <w:uiPriority w:val="99"/>
    <w:semiHidden/>
    <w:unhideWhenUsed/>
    <w:rsid w:val="00E71455"/>
    <w:rPr>
      <w:sz w:val="18"/>
      <w:szCs w:val="18"/>
    </w:rPr>
  </w:style>
  <w:style w:type="paragraph" w:styleId="CommentText">
    <w:name w:val="annotation text"/>
    <w:basedOn w:val="Normal"/>
    <w:link w:val="CommentTextChar"/>
    <w:uiPriority w:val="99"/>
    <w:semiHidden/>
    <w:unhideWhenUsed/>
    <w:rsid w:val="00E71455"/>
    <w:pPr>
      <w:spacing w:line="240" w:lineRule="auto"/>
    </w:pPr>
    <w:rPr>
      <w:sz w:val="24"/>
      <w:szCs w:val="24"/>
    </w:rPr>
  </w:style>
  <w:style w:type="character" w:customStyle="1" w:styleId="CommentTextChar">
    <w:name w:val="Comment Text Char"/>
    <w:basedOn w:val="DefaultParagraphFont"/>
    <w:link w:val="CommentText"/>
    <w:uiPriority w:val="99"/>
    <w:semiHidden/>
    <w:rsid w:val="00E71455"/>
    <w:rPr>
      <w:sz w:val="24"/>
      <w:szCs w:val="24"/>
    </w:rPr>
  </w:style>
  <w:style w:type="paragraph" w:styleId="CommentSubject">
    <w:name w:val="annotation subject"/>
    <w:basedOn w:val="CommentText"/>
    <w:next w:val="CommentText"/>
    <w:link w:val="CommentSubjectChar"/>
    <w:uiPriority w:val="99"/>
    <w:semiHidden/>
    <w:unhideWhenUsed/>
    <w:rsid w:val="00E71455"/>
    <w:rPr>
      <w:b/>
      <w:bCs/>
      <w:sz w:val="20"/>
      <w:szCs w:val="20"/>
    </w:rPr>
  </w:style>
  <w:style w:type="character" w:customStyle="1" w:styleId="CommentSubjectChar">
    <w:name w:val="Comment Subject Char"/>
    <w:basedOn w:val="CommentTextChar"/>
    <w:link w:val="CommentSubject"/>
    <w:uiPriority w:val="99"/>
    <w:semiHidden/>
    <w:rsid w:val="00E71455"/>
    <w:rPr>
      <w:b/>
      <w:bCs/>
      <w:sz w:val="20"/>
      <w:szCs w:val="20"/>
    </w:rPr>
  </w:style>
  <w:style w:type="paragraph" w:styleId="Revision">
    <w:name w:val="Revision"/>
    <w:hidden/>
    <w:uiPriority w:val="99"/>
    <w:semiHidden/>
    <w:rsid w:val="00E714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513128">
      <w:bodyDiv w:val="1"/>
      <w:marLeft w:val="0"/>
      <w:marRight w:val="0"/>
      <w:marTop w:val="0"/>
      <w:marBottom w:val="0"/>
      <w:divBdr>
        <w:top w:val="none" w:sz="0" w:space="0" w:color="auto"/>
        <w:left w:val="none" w:sz="0" w:space="0" w:color="auto"/>
        <w:bottom w:val="none" w:sz="0" w:space="0" w:color="auto"/>
        <w:right w:val="none" w:sz="0" w:space="0" w:color="auto"/>
      </w:divBdr>
    </w:div>
    <w:div w:id="453139521">
      <w:bodyDiv w:val="1"/>
      <w:marLeft w:val="0"/>
      <w:marRight w:val="0"/>
      <w:marTop w:val="0"/>
      <w:marBottom w:val="0"/>
      <w:divBdr>
        <w:top w:val="none" w:sz="0" w:space="0" w:color="auto"/>
        <w:left w:val="none" w:sz="0" w:space="0" w:color="auto"/>
        <w:bottom w:val="none" w:sz="0" w:space="0" w:color="auto"/>
        <w:right w:val="none" w:sz="0" w:space="0" w:color="auto"/>
      </w:divBdr>
    </w:div>
    <w:div w:id="546141969">
      <w:bodyDiv w:val="1"/>
      <w:marLeft w:val="0"/>
      <w:marRight w:val="0"/>
      <w:marTop w:val="0"/>
      <w:marBottom w:val="0"/>
      <w:divBdr>
        <w:top w:val="none" w:sz="0" w:space="0" w:color="auto"/>
        <w:left w:val="none" w:sz="0" w:space="0" w:color="auto"/>
        <w:bottom w:val="none" w:sz="0" w:space="0" w:color="auto"/>
        <w:right w:val="none" w:sz="0" w:space="0" w:color="auto"/>
      </w:divBdr>
    </w:div>
    <w:div w:id="732122468">
      <w:bodyDiv w:val="1"/>
      <w:marLeft w:val="0"/>
      <w:marRight w:val="0"/>
      <w:marTop w:val="0"/>
      <w:marBottom w:val="0"/>
      <w:divBdr>
        <w:top w:val="none" w:sz="0" w:space="0" w:color="auto"/>
        <w:left w:val="none" w:sz="0" w:space="0" w:color="auto"/>
        <w:bottom w:val="none" w:sz="0" w:space="0" w:color="auto"/>
        <w:right w:val="none" w:sz="0" w:space="0" w:color="auto"/>
      </w:divBdr>
    </w:div>
    <w:div w:id="745419714">
      <w:bodyDiv w:val="1"/>
      <w:marLeft w:val="0"/>
      <w:marRight w:val="0"/>
      <w:marTop w:val="0"/>
      <w:marBottom w:val="0"/>
      <w:divBdr>
        <w:top w:val="none" w:sz="0" w:space="0" w:color="auto"/>
        <w:left w:val="none" w:sz="0" w:space="0" w:color="auto"/>
        <w:bottom w:val="none" w:sz="0" w:space="0" w:color="auto"/>
        <w:right w:val="none" w:sz="0" w:space="0" w:color="auto"/>
      </w:divBdr>
    </w:div>
    <w:div w:id="850871258">
      <w:bodyDiv w:val="1"/>
      <w:marLeft w:val="0"/>
      <w:marRight w:val="0"/>
      <w:marTop w:val="0"/>
      <w:marBottom w:val="0"/>
      <w:divBdr>
        <w:top w:val="none" w:sz="0" w:space="0" w:color="auto"/>
        <w:left w:val="none" w:sz="0" w:space="0" w:color="auto"/>
        <w:bottom w:val="none" w:sz="0" w:space="0" w:color="auto"/>
        <w:right w:val="none" w:sz="0" w:space="0" w:color="auto"/>
      </w:divBdr>
      <w:divsChild>
        <w:div w:id="1510363955">
          <w:marLeft w:val="0"/>
          <w:marRight w:val="0"/>
          <w:marTop w:val="0"/>
          <w:marBottom w:val="0"/>
          <w:divBdr>
            <w:top w:val="none" w:sz="0" w:space="0" w:color="auto"/>
            <w:left w:val="none" w:sz="0" w:space="0" w:color="auto"/>
            <w:bottom w:val="none" w:sz="0" w:space="0" w:color="auto"/>
            <w:right w:val="none" w:sz="0" w:space="0" w:color="auto"/>
          </w:divBdr>
        </w:div>
        <w:div w:id="1705329591">
          <w:marLeft w:val="0"/>
          <w:marRight w:val="0"/>
          <w:marTop w:val="0"/>
          <w:marBottom w:val="0"/>
          <w:divBdr>
            <w:top w:val="none" w:sz="0" w:space="0" w:color="auto"/>
            <w:left w:val="none" w:sz="0" w:space="0" w:color="auto"/>
            <w:bottom w:val="none" w:sz="0" w:space="0" w:color="auto"/>
            <w:right w:val="none" w:sz="0" w:space="0" w:color="auto"/>
          </w:divBdr>
        </w:div>
        <w:div w:id="1890802483">
          <w:marLeft w:val="0"/>
          <w:marRight w:val="0"/>
          <w:marTop w:val="0"/>
          <w:marBottom w:val="0"/>
          <w:divBdr>
            <w:top w:val="none" w:sz="0" w:space="0" w:color="auto"/>
            <w:left w:val="none" w:sz="0" w:space="0" w:color="auto"/>
            <w:bottom w:val="none" w:sz="0" w:space="0" w:color="auto"/>
            <w:right w:val="none" w:sz="0" w:space="0" w:color="auto"/>
          </w:divBdr>
        </w:div>
        <w:div w:id="1404403186">
          <w:marLeft w:val="0"/>
          <w:marRight w:val="0"/>
          <w:marTop w:val="0"/>
          <w:marBottom w:val="0"/>
          <w:divBdr>
            <w:top w:val="none" w:sz="0" w:space="0" w:color="auto"/>
            <w:left w:val="none" w:sz="0" w:space="0" w:color="auto"/>
            <w:bottom w:val="none" w:sz="0" w:space="0" w:color="auto"/>
            <w:right w:val="none" w:sz="0" w:space="0" w:color="auto"/>
          </w:divBdr>
        </w:div>
        <w:div w:id="1603032713">
          <w:marLeft w:val="0"/>
          <w:marRight w:val="0"/>
          <w:marTop w:val="0"/>
          <w:marBottom w:val="0"/>
          <w:divBdr>
            <w:top w:val="none" w:sz="0" w:space="0" w:color="auto"/>
            <w:left w:val="none" w:sz="0" w:space="0" w:color="auto"/>
            <w:bottom w:val="none" w:sz="0" w:space="0" w:color="auto"/>
            <w:right w:val="none" w:sz="0" w:space="0" w:color="auto"/>
          </w:divBdr>
        </w:div>
        <w:div w:id="1789623096">
          <w:marLeft w:val="0"/>
          <w:marRight w:val="0"/>
          <w:marTop w:val="0"/>
          <w:marBottom w:val="0"/>
          <w:divBdr>
            <w:top w:val="none" w:sz="0" w:space="0" w:color="auto"/>
            <w:left w:val="none" w:sz="0" w:space="0" w:color="auto"/>
            <w:bottom w:val="none" w:sz="0" w:space="0" w:color="auto"/>
            <w:right w:val="none" w:sz="0" w:space="0" w:color="auto"/>
          </w:divBdr>
        </w:div>
        <w:div w:id="1397506601">
          <w:marLeft w:val="0"/>
          <w:marRight w:val="0"/>
          <w:marTop w:val="0"/>
          <w:marBottom w:val="0"/>
          <w:divBdr>
            <w:top w:val="none" w:sz="0" w:space="0" w:color="auto"/>
            <w:left w:val="none" w:sz="0" w:space="0" w:color="auto"/>
            <w:bottom w:val="none" w:sz="0" w:space="0" w:color="auto"/>
            <w:right w:val="none" w:sz="0" w:space="0" w:color="auto"/>
          </w:divBdr>
        </w:div>
        <w:div w:id="958295343">
          <w:marLeft w:val="0"/>
          <w:marRight w:val="0"/>
          <w:marTop w:val="0"/>
          <w:marBottom w:val="0"/>
          <w:divBdr>
            <w:top w:val="none" w:sz="0" w:space="0" w:color="auto"/>
            <w:left w:val="none" w:sz="0" w:space="0" w:color="auto"/>
            <w:bottom w:val="none" w:sz="0" w:space="0" w:color="auto"/>
            <w:right w:val="none" w:sz="0" w:space="0" w:color="auto"/>
          </w:divBdr>
        </w:div>
        <w:div w:id="1566523183">
          <w:marLeft w:val="0"/>
          <w:marRight w:val="0"/>
          <w:marTop w:val="0"/>
          <w:marBottom w:val="0"/>
          <w:divBdr>
            <w:top w:val="none" w:sz="0" w:space="0" w:color="auto"/>
            <w:left w:val="none" w:sz="0" w:space="0" w:color="auto"/>
            <w:bottom w:val="none" w:sz="0" w:space="0" w:color="auto"/>
            <w:right w:val="none" w:sz="0" w:space="0" w:color="auto"/>
          </w:divBdr>
        </w:div>
        <w:div w:id="300115230">
          <w:marLeft w:val="0"/>
          <w:marRight w:val="0"/>
          <w:marTop w:val="0"/>
          <w:marBottom w:val="0"/>
          <w:divBdr>
            <w:top w:val="none" w:sz="0" w:space="0" w:color="auto"/>
            <w:left w:val="none" w:sz="0" w:space="0" w:color="auto"/>
            <w:bottom w:val="none" w:sz="0" w:space="0" w:color="auto"/>
            <w:right w:val="none" w:sz="0" w:space="0" w:color="auto"/>
          </w:divBdr>
        </w:div>
        <w:div w:id="1401248976">
          <w:marLeft w:val="0"/>
          <w:marRight w:val="0"/>
          <w:marTop w:val="0"/>
          <w:marBottom w:val="0"/>
          <w:divBdr>
            <w:top w:val="none" w:sz="0" w:space="0" w:color="auto"/>
            <w:left w:val="none" w:sz="0" w:space="0" w:color="auto"/>
            <w:bottom w:val="none" w:sz="0" w:space="0" w:color="auto"/>
            <w:right w:val="none" w:sz="0" w:space="0" w:color="auto"/>
          </w:divBdr>
        </w:div>
        <w:div w:id="1270313232">
          <w:marLeft w:val="0"/>
          <w:marRight w:val="0"/>
          <w:marTop w:val="0"/>
          <w:marBottom w:val="0"/>
          <w:divBdr>
            <w:top w:val="none" w:sz="0" w:space="0" w:color="auto"/>
            <w:left w:val="none" w:sz="0" w:space="0" w:color="auto"/>
            <w:bottom w:val="none" w:sz="0" w:space="0" w:color="auto"/>
            <w:right w:val="none" w:sz="0" w:space="0" w:color="auto"/>
          </w:divBdr>
        </w:div>
        <w:div w:id="283077815">
          <w:marLeft w:val="0"/>
          <w:marRight w:val="0"/>
          <w:marTop w:val="0"/>
          <w:marBottom w:val="0"/>
          <w:divBdr>
            <w:top w:val="none" w:sz="0" w:space="0" w:color="auto"/>
            <w:left w:val="none" w:sz="0" w:space="0" w:color="auto"/>
            <w:bottom w:val="none" w:sz="0" w:space="0" w:color="auto"/>
            <w:right w:val="none" w:sz="0" w:space="0" w:color="auto"/>
          </w:divBdr>
        </w:div>
        <w:div w:id="1102264097">
          <w:marLeft w:val="0"/>
          <w:marRight w:val="0"/>
          <w:marTop w:val="0"/>
          <w:marBottom w:val="0"/>
          <w:divBdr>
            <w:top w:val="none" w:sz="0" w:space="0" w:color="auto"/>
            <w:left w:val="none" w:sz="0" w:space="0" w:color="auto"/>
            <w:bottom w:val="none" w:sz="0" w:space="0" w:color="auto"/>
            <w:right w:val="none" w:sz="0" w:space="0" w:color="auto"/>
          </w:divBdr>
        </w:div>
        <w:div w:id="294651881">
          <w:marLeft w:val="0"/>
          <w:marRight w:val="0"/>
          <w:marTop w:val="0"/>
          <w:marBottom w:val="0"/>
          <w:divBdr>
            <w:top w:val="none" w:sz="0" w:space="0" w:color="auto"/>
            <w:left w:val="none" w:sz="0" w:space="0" w:color="auto"/>
            <w:bottom w:val="none" w:sz="0" w:space="0" w:color="auto"/>
            <w:right w:val="none" w:sz="0" w:space="0" w:color="auto"/>
          </w:divBdr>
        </w:div>
        <w:div w:id="1978410682">
          <w:marLeft w:val="0"/>
          <w:marRight w:val="0"/>
          <w:marTop w:val="0"/>
          <w:marBottom w:val="0"/>
          <w:divBdr>
            <w:top w:val="none" w:sz="0" w:space="0" w:color="auto"/>
            <w:left w:val="none" w:sz="0" w:space="0" w:color="auto"/>
            <w:bottom w:val="none" w:sz="0" w:space="0" w:color="auto"/>
            <w:right w:val="none" w:sz="0" w:space="0" w:color="auto"/>
          </w:divBdr>
        </w:div>
        <w:div w:id="1178345361">
          <w:marLeft w:val="0"/>
          <w:marRight w:val="0"/>
          <w:marTop w:val="0"/>
          <w:marBottom w:val="0"/>
          <w:divBdr>
            <w:top w:val="none" w:sz="0" w:space="0" w:color="auto"/>
            <w:left w:val="none" w:sz="0" w:space="0" w:color="auto"/>
            <w:bottom w:val="none" w:sz="0" w:space="0" w:color="auto"/>
            <w:right w:val="none" w:sz="0" w:space="0" w:color="auto"/>
          </w:divBdr>
        </w:div>
        <w:div w:id="468790723">
          <w:marLeft w:val="0"/>
          <w:marRight w:val="0"/>
          <w:marTop w:val="0"/>
          <w:marBottom w:val="0"/>
          <w:divBdr>
            <w:top w:val="none" w:sz="0" w:space="0" w:color="auto"/>
            <w:left w:val="none" w:sz="0" w:space="0" w:color="auto"/>
            <w:bottom w:val="none" w:sz="0" w:space="0" w:color="auto"/>
            <w:right w:val="none" w:sz="0" w:space="0" w:color="auto"/>
          </w:divBdr>
        </w:div>
      </w:divsChild>
    </w:div>
    <w:div w:id="1004868398">
      <w:bodyDiv w:val="1"/>
      <w:marLeft w:val="0"/>
      <w:marRight w:val="0"/>
      <w:marTop w:val="0"/>
      <w:marBottom w:val="0"/>
      <w:divBdr>
        <w:top w:val="none" w:sz="0" w:space="0" w:color="auto"/>
        <w:left w:val="none" w:sz="0" w:space="0" w:color="auto"/>
        <w:bottom w:val="none" w:sz="0" w:space="0" w:color="auto"/>
        <w:right w:val="none" w:sz="0" w:space="0" w:color="auto"/>
      </w:divBdr>
    </w:div>
    <w:div w:id="1068844828">
      <w:bodyDiv w:val="1"/>
      <w:marLeft w:val="0"/>
      <w:marRight w:val="0"/>
      <w:marTop w:val="0"/>
      <w:marBottom w:val="0"/>
      <w:divBdr>
        <w:top w:val="none" w:sz="0" w:space="0" w:color="auto"/>
        <w:left w:val="none" w:sz="0" w:space="0" w:color="auto"/>
        <w:bottom w:val="none" w:sz="0" w:space="0" w:color="auto"/>
        <w:right w:val="none" w:sz="0" w:space="0" w:color="auto"/>
      </w:divBdr>
    </w:div>
    <w:div w:id="1222475584">
      <w:bodyDiv w:val="1"/>
      <w:marLeft w:val="0"/>
      <w:marRight w:val="0"/>
      <w:marTop w:val="0"/>
      <w:marBottom w:val="0"/>
      <w:divBdr>
        <w:top w:val="none" w:sz="0" w:space="0" w:color="auto"/>
        <w:left w:val="none" w:sz="0" w:space="0" w:color="auto"/>
        <w:bottom w:val="none" w:sz="0" w:space="0" w:color="auto"/>
        <w:right w:val="none" w:sz="0" w:space="0" w:color="auto"/>
      </w:divBdr>
    </w:div>
    <w:div w:id="1632445078">
      <w:bodyDiv w:val="1"/>
      <w:marLeft w:val="0"/>
      <w:marRight w:val="0"/>
      <w:marTop w:val="0"/>
      <w:marBottom w:val="0"/>
      <w:divBdr>
        <w:top w:val="none" w:sz="0" w:space="0" w:color="auto"/>
        <w:left w:val="none" w:sz="0" w:space="0" w:color="auto"/>
        <w:bottom w:val="none" w:sz="0" w:space="0" w:color="auto"/>
        <w:right w:val="none" w:sz="0" w:space="0" w:color="auto"/>
      </w:divBdr>
    </w:div>
    <w:div w:id="1769347390">
      <w:bodyDiv w:val="1"/>
      <w:marLeft w:val="0"/>
      <w:marRight w:val="0"/>
      <w:marTop w:val="0"/>
      <w:marBottom w:val="0"/>
      <w:divBdr>
        <w:top w:val="none" w:sz="0" w:space="0" w:color="auto"/>
        <w:left w:val="none" w:sz="0" w:space="0" w:color="auto"/>
        <w:bottom w:val="none" w:sz="0" w:space="0" w:color="auto"/>
        <w:right w:val="none" w:sz="0" w:space="0" w:color="auto"/>
      </w:divBdr>
      <w:divsChild>
        <w:div w:id="1308242230">
          <w:marLeft w:val="0"/>
          <w:marRight w:val="0"/>
          <w:marTop w:val="0"/>
          <w:marBottom w:val="0"/>
          <w:divBdr>
            <w:top w:val="none" w:sz="0" w:space="0" w:color="auto"/>
            <w:left w:val="none" w:sz="0" w:space="0" w:color="auto"/>
            <w:bottom w:val="none" w:sz="0" w:space="0" w:color="auto"/>
            <w:right w:val="none" w:sz="0" w:space="0" w:color="auto"/>
          </w:divBdr>
        </w:div>
        <w:div w:id="2123256964">
          <w:marLeft w:val="0"/>
          <w:marRight w:val="0"/>
          <w:marTop w:val="0"/>
          <w:marBottom w:val="0"/>
          <w:divBdr>
            <w:top w:val="none" w:sz="0" w:space="0" w:color="auto"/>
            <w:left w:val="none" w:sz="0" w:space="0" w:color="auto"/>
            <w:bottom w:val="none" w:sz="0" w:space="0" w:color="auto"/>
            <w:right w:val="none" w:sz="0" w:space="0" w:color="auto"/>
          </w:divBdr>
        </w:div>
        <w:div w:id="1597641106">
          <w:marLeft w:val="0"/>
          <w:marRight w:val="0"/>
          <w:marTop w:val="0"/>
          <w:marBottom w:val="0"/>
          <w:divBdr>
            <w:top w:val="none" w:sz="0" w:space="0" w:color="auto"/>
            <w:left w:val="none" w:sz="0" w:space="0" w:color="auto"/>
            <w:bottom w:val="none" w:sz="0" w:space="0" w:color="auto"/>
            <w:right w:val="none" w:sz="0" w:space="0" w:color="auto"/>
          </w:divBdr>
        </w:div>
        <w:div w:id="740760834">
          <w:marLeft w:val="0"/>
          <w:marRight w:val="0"/>
          <w:marTop w:val="0"/>
          <w:marBottom w:val="0"/>
          <w:divBdr>
            <w:top w:val="none" w:sz="0" w:space="0" w:color="auto"/>
            <w:left w:val="none" w:sz="0" w:space="0" w:color="auto"/>
            <w:bottom w:val="none" w:sz="0" w:space="0" w:color="auto"/>
            <w:right w:val="none" w:sz="0" w:space="0" w:color="auto"/>
          </w:divBdr>
        </w:div>
        <w:div w:id="1970820942">
          <w:marLeft w:val="0"/>
          <w:marRight w:val="0"/>
          <w:marTop w:val="0"/>
          <w:marBottom w:val="0"/>
          <w:divBdr>
            <w:top w:val="none" w:sz="0" w:space="0" w:color="auto"/>
            <w:left w:val="none" w:sz="0" w:space="0" w:color="auto"/>
            <w:bottom w:val="none" w:sz="0" w:space="0" w:color="auto"/>
            <w:right w:val="none" w:sz="0" w:space="0" w:color="auto"/>
          </w:divBdr>
        </w:div>
        <w:div w:id="1929001537">
          <w:marLeft w:val="0"/>
          <w:marRight w:val="0"/>
          <w:marTop w:val="0"/>
          <w:marBottom w:val="0"/>
          <w:divBdr>
            <w:top w:val="none" w:sz="0" w:space="0" w:color="auto"/>
            <w:left w:val="none" w:sz="0" w:space="0" w:color="auto"/>
            <w:bottom w:val="none" w:sz="0" w:space="0" w:color="auto"/>
            <w:right w:val="none" w:sz="0" w:space="0" w:color="auto"/>
          </w:divBdr>
        </w:div>
        <w:div w:id="1740130281">
          <w:marLeft w:val="0"/>
          <w:marRight w:val="0"/>
          <w:marTop w:val="0"/>
          <w:marBottom w:val="0"/>
          <w:divBdr>
            <w:top w:val="none" w:sz="0" w:space="0" w:color="auto"/>
            <w:left w:val="none" w:sz="0" w:space="0" w:color="auto"/>
            <w:bottom w:val="none" w:sz="0" w:space="0" w:color="auto"/>
            <w:right w:val="none" w:sz="0" w:space="0" w:color="auto"/>
          </w:divBdr>
        </w:div>
        <w:div w:id="1609965742">
          <w:marLeft w:val="0"/>
          <w:marRight w:val="0"/>
          <w:marTop w:val="0"/>
          <w:marBottom w:val="0"/>
          <w:divBdr>
            <w:top w:val="none" w:sz="0" w:space="0" w:color="auto"/>
            <w:left w:val="none" w:sz="0" w:space="0" w:color="auto"/>
            <w:bottom w:val="none" w:sz="0" w:space="0" w:color="auto"/>
            <w:right w:val="none" w:sz="0" w:space="0" w:color="auto"/>
          </w:divBdr>
        </w:div>
        <w:div w:id="1310865502">
          <w:marLeft w:val="0"/>
          <w:marRight w:val="0"/>
          <w:marTop w:val="0"/>
          <w:marBottom w:val="0"/>
          <w:divBdr>
            <w:top w:val="none" w:sz="0" w:space="0" w:color="auto"/>
            <w:left w:val="none" w:sz="0" w:space="0" w:color="auto"/>
            <w:bottom w:val="none" w:sz="0" w:space="0" w:color="auto"/>
            <w:right w:val="none" w:sz="0" w:space="0" w:color="auto"/>
          </w:divBdr>
        </w:div>
        <w:div w:id="1952783492">
          <w:marLeft w:val="0"/>
          <w:marRight w:val="0"/>
          <w:marTop w:val="0"/>
          <w:marBottom w:val="0"/>
          <w:divBdr>
            <w:top w:val="none" w:sz="0" w:space="0" w:color="auto"/>
            <w:left w:val="none" w:sz="0" w:space="0" w:color="auto"/>
            <w:bottom w:val="none" w:sz="0" w:space="0" w:color="auto"/>
            <w:right w:val="none" w:sz="0" w:space="0" w:color="auto"/>
          </w:divBdr>
        </w:div>
        <w:div w:id="1993487483">
          <w:marLeft w:val="0"/>
          <w:marRight w:val="0"/>
          <w:marTop w:val="0"/>
          <w:marBottom w:val="0"/>
          <w:divBdr>
            <w:top w:val="none" w:sz="0" w:space="0" w:color="auto"/>
            <w:left w:val="none" w:sz="0" w:space="0" w:color="auto"/>
            <w:bottom w:val="none" w:sz="0" w:space="0" w:color="auto"/>
            <w:right w:val="none" w:sz="0" w:space="0" w:color="auto"/>
          </w:divBdr>
        </w:div>
        <w:div w:id="1666736293">
          <w:marLeft w:val="0"/>
          <w:marRight w:val="0"/>
          <w:marTop w:val="0"/>
          <w:marBottom w:val="0"/>
          <w:divBdr>
            <w:top w:val="none" w:sz="0" w:space="0" w:color="auto"/>
            <w:left w:val="none" w:sz="0" w:space="0" w:color="auto"/>
            <w:bottom w:val="none" w:sz="0" w:space="0" w:color="auto"/>
            <w:right w:val="none" w:sz="0" w:space="0" w:color="auto"/>
          </w:divBdr>
        </w:div>
        <w:div w:id="1135217029">
          <w:marLeft w:val="0"/>
          <w:marRight w:val="0"/>
          <w:marTop w:val="0"/>
          <w:marBottom w:val="0"/>
          <w:divBdr>
            <w:top w:val="none" w:sz="0" w:space="0" w:color="auto"/>
            <w:left w:val="none" w:sz="0" w:space="0" w:color="auto"/>
            <w:bottom w:val="none" w:sz="0" w:space="0" w:color="auto"/>
            <w:right w:val="none" w:sz="0" w:space="0" w:color="auto"/>
          </w:divBdr>
        </w:div>
        <w:div w:id="792090539">
          <w:marLeft w:val="0"/>
          <w:marRight w:val="0"/>
          <w:marTop w:val="0"/>
          <w:marBottom w:val="0"/>
          <w:divBdr>
            <w:top w:val="none" w:sz="0" w:space="0" w:color="auto"/>
            <w:left w:val="none" w:sz="0" w:space="0" w:color="auto"/>
            <w:bottom w:val="none" w:sz="0" w:space="0" w:color="auto"/>
            <w:right w:val="none" w:sz="0" w:space="0" w:color="auto"/>
          </w:divBdr>
        </w:div>
        <w:div w:id="1343750681">
          <w:marLeft w:val="0"/>
          <w:marRight w:val="0"/>
          <w:marTop w:val="0"/>
          <w:marBottom w:val="0"/>
          <w:divBdr>
            <w:top w:val="none" w:sz="0" w:space="0" w:color="auto"/>
            <w:left w:val="none" w:sz="0" w:space="0" w:color="auto"/>
            <w:bottom w:val="none" w:sz="0" w:space="0" w:color="auto"/>
            <w:right w:val="none" w:sz="0" w:space="0" w:color="auto"/>
          </w:divBdr>
        </w:div>
        <w:div w:id="149450275">
          <w:marLeft w:val="0"/>
          <w:marRight w:val="0"/>
          <w:marTop w:val="0"/>
          <w:marBottom w:val="0"/>
          <w:divBdr>
            <w:top w:val="none" w:sz="0" w:space="0" w:color="auto"/>
            <w:left w:val="none" w:sz="0" w:space="0" w:color="auto"/>
            <w:bottom w:val="none" w:sz="0" w:space="0" w:color="auto"/>
            <w:right w:val="none" w:sz="0" w:space="0" w:color="auto"/>
          </w:divBdr>
        </w:div>
        <w:div w:id="1581140592">
          <w:marLeft w:val="0"/>
          <w:marRight w:val="0"/>
          <w:marTop w:val="0"/>
          <w:marBottom w:val="0"/>
          <w:divBdr>
            <w:top w:val="none" w:sz="0" w:space="0" w:color="auto"/>
            <w:left w:val="none" w:sz="0" w:space="0" w:color="auto"/>
            <w:bottom w:val="none" w:sz="0" w:space="0" w:color="auto"/>
            <w:right w:val="none" w:sz="0" w:space="0" w:color="auto"/>
          </w:divBdr>
        </w:div>
        <w:div w:id="1338582371">
          <w:marLeft w:val="0"/>
          <w:marRight w:val="0"/>
          <w:marTop w:val="0"/>
          <w:marBottom w:val="0"/>
          <w:divBdr>
            <w:top w:val="none" w:sz="0" w:space="0" w:color="auto"/>
            <w:left w:val="none" w:sz="0" w:space="0" w:color="auto"/>
            <w:bottom w:val="none" w:sz="0" w:space="0" w:color="auto"/>
            <w:right w:val="none" w:sz="0" w:space="0" w:color="auto"/>
          </w:divBdr>
        </w:div>
      </w:divsChild>
    </w:div>
    <w:div w:id="206780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eader" Target="header3.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6B0C3-3FAC-46C3-8FF4-B62F9C8AA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pc</cp:lastModifiedBy>
  <cp:revision>2</cp:revision>
  <dcterms:created xsi:type="dcterms:W3CDTF">2017-02-21T00:11:00Z</dcterms:created>
  <dcterms:modified xsi:type="dcterms:W3CDTF">2017-02-21T00:11:00Z</dcterms:modified>
</cp:coreProperties>
</file>